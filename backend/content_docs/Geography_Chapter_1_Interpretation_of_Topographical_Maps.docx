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771" w:rsidRPr="00D93771" w:rsidRDefault="00D93771" w:rsidP="00D93771">
      <w:pPr>
        <w:spacing w:after="0" w:line="240" w:lineRule="auto"/>
        <w:outlineLvl w:val="1"/>
        <w:rPr>
          <w:rFonts w:ascii="Montserrat" w:eastAsia="Times New Roman" w:hAnsi="Montserrat" w:cs="Helvetica"/>
          <w:b/>
          <w:bCs/>
          <w:color w:val="0B8B8B"/>
          <w:sz w:val="36"/>
          <w:szCs w:val="36"/>
          <w:lang w:eastAsia="en-IN" w:bidi="hi-IN"/>
        </w:rPr>
      </w:pPr>
      <w:r w:rsidRPr="00D93771">
        <w:rPr>
          <w:rFonts w:ascii="Montserrat" w:eastAsia="Times New Roman" w:hAnsi="Montserrat" w:cs="Helvetica"/>
          <w:b/>
          <w:bCs/>
          <w:color w:val="0B8B8B"/>
          <w:sz w:val="36"/>
          <w:szCs w:val="36"/>
          <w:lang w:eastAsia="en-IN" w:bidi="hi-IN"/>
        </w:rPr>
        <w:t>Chapter 1</w:t>
      </w:r>
    </w:p>
    <w:p w:rsidR="00D93771" w:rsidRPr="00D93771" w:rsidRDefault="00D93771" w:rsidP="00D93771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Helvetica"/>
          <w:b/>
          <w:bCs/>
          <w:color w:val="262626"/>
          <w:kern w:val="36"/>
          <w:sz w:val="48"/>
          <w:szCs w:val="48"/>
          <w:lang w:eastAsia="en-IN" w:bidi="hi-IN"/>
        </w:rPr>
      </w:pPr>
      <w:r w:rsidRPr="00D93771">
        <w:rPr>
          <w:rFonts w:ascii="Montserrat" w:eastAsia="Times New Roman" w:hAnsi="Montserrat" w:cs="Helvetica"/>
          <w:b/>
          <w:bCs/>
          <w:color w:val="262626"/>
          <w:kern w:val="36"/>
          <w:sz w:val="48"/>
          <w:szCs w:val="48"/>
          <w:lang w:eastAsia="en-IN" w:bidi="hi-IN"/>
        </w:rPr>
        <w:t>Interpretation of Topographical Maps</w:t>
      </w:r>
    </w:p>
    <w:p w:rsidR="00D93771" w:rsidRPr="00D93771" w:rsidRDefault="00D93771" w:rsidP="00D93771">
      <w:pPr>
        <w:spacing w:after="0" w:line="240" w:lineRule="auto"/>
        <w:outlineLvl w:val="1"/>
        <w:rPr>
          <w:rFonts w:ascii="Montserrat" w:eastAsia="Times New Roman" w:hAnsi="Montserrat" w:cs="Helvetica"/>
          <w:b/>
          <w:bCs/>
          <w:color w:val="868686"/>
          <w:sz w:val="36"/>
          <w:szCs w:val="36"/>
          <w:lang w:eastAsia="en-IN" w:bidi="hi-IN"/>
        </w:rPr>
      </w:pPr>
      <w:r w:rsidRPr="00D93771">
        <w:rPr>
          <w:rFonts w:ascii="Montserrat" w:eastAsia="Times New Roman" w:hAnsi="Montserrat" w:cs="Helvetica"/>
          <w:b/>
          <w:bCs/>
          <w:color w:val="868686"/>
          <w:sz w:val="36"/>
          <w:szCs w:val="36"/>
          <w:lang w:eastAsia="en-IN" w:bidi="hi-IN"/>
        </w:rPr>
        <w:t>Class 10 - Total Geography Morning Star</w:t>
      </w:r>
    </w:p>
    <w:p w:rsidR="00D93771" w:rsidRPr="00D93771" w:rsidRDefault="00D93771" w:rsidP="00D93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.75pt" o:hralign="center" o:hrstd="t" o:hr="t" fillcolor="#a0a0a0" stroked="f"/>
        </w:pict>
      </w:r>
    </w:p>
    <w:p w:rsidR="00D93771" w:rsidRPr="00D93771" w:rsidRDefault="00D93771" w:rsidP="00D93771">
      <w:pPr>
        <w:spacing w:after="0" w:line="240" w:lineRule="auto"/>
        <w:rPr>
          <w:ins w:id="0" w:author="Unknown"/>
          <w:rFonts w:ascii="Helvetica" w:eastAsia="Times New Roman" w:hAnsi="Helvetica" w:cs="Helvetica"/>
          <w:spacing w:val="2"/>
          <w:sz w:val="21"/>
          <w:szCs w:val="21"/>
          <w:lang w:eastAsia="en-IN" w:bidi="hi-IN"/>
        </w:rPr>
      </w:pPr>
      <w:ins w:id="1" w:author="Unknown">
        <w:r w:rsidRPr="00D93771">
          <w:rPr>
            <w:rFonts w:ascii="Helvetica" w:eastAsia="Times New Roman" w:hAnsi="Helvetica" w:cs="Helvetica"/>
            <w:spacing w:val="2"/>
            <w:sz w:val="21"/>
            <w:szCs w:val="21"/>
            <w:lang w:eastAsia="en-IN" w:bidi="hi-IN"/>
          </w:rPr>
          <w:t>Discover more</w:t>
        </w:r>
      </w:ins>
    </w:p>
    <w:p w:rsidR="00D93771" w:rsidRPr="00D93771" w:rsidRDefault="00D93771" w:rsidP="00D93771">
      <w:pPr>
        <w:spacing w:after="0" w:line="240" w:lineRule="auto"/>
        <w:rPr>
          <w:ins w:id="2" w:author="Unknown"/>
          <w:rFonts w:ascii="Helvetica" w:eastAsia="Times New Roman" w:hAnsi="Helvetica" w:cs="Helvetica"/>
          <w:spacing w:val="2"/>
          <w:sz w:val="21"/>
          <w:szCs w:val="21"/>
          <w:lang w:eastAsia="en-IN" w:bidi="hi-IN"/>
        </w:rPr>
      </w:pPr>
      <w:ins w:id="3" w:author="Unknown">
        <w:r w:rsidRPr="00D93771">
          <w:rPr>
            <w:rFonts w:ascii="Helvetica" w:eastAsia="Times New Roman" w:hAnsi="Helvetica" w:cs="Helvetica"/>
            <w:spacing w:val="2"/>
            <w:sz w:val="21"/>
            <w:szCs w:val="21"/>
            <w:lang w:eastAsia="en-IN" w:bidi="hi-IN"/>
          </w:rPr>
          <w:t>topographical maps</w:t>
        </w:r>
      </w:ins>
    </w:p>
    <w:p w:rsidR="00D93771" w:rsidRPr="00D93771" w:rsidRDefault="00D93771" w:rsidP="00D93771">
      <w:pPr>
        <w:spacing w:after="0" w:line="240" w:lineRule="auto"/>
        <w:rPr>
          <w:ins w:id="4" w:author="Unknown"/>
          <w:rFonts w:ascii="Helvetica" w:eastAsia="Times New Roman" w:hAnsi="Helvetica" w:cs="Helvetica"/>
          <w:spacing w:val="2"/>
          <w:sz w:val="21"/>
          <w:szCs w:val="21"/>
          <w:lang w:eastAsia="en-IN" w:bidi="hi-IN"/>
        </w:rPr>
      </w:pPr>
      <w:ins w:id="5" w:author="Unknown">
        <w:r w:rsidRPr="00D93771">
          <w:rPr>
            <w:rFonts w:ascii="Helvetica" w:eastAsia="Times New Roman" w:hAnsi="Helvetica" w:cs="Helvetica"/>
            <w:spacing w:val="2"/>
            <w:sz w:val="21"/>
            <w:szCs w:val="21"/>
            <w:lang w:eastAsia="en-IN" w:bidi="hi-IN"/>
          </w:rPr>
          <w:t>Topographical Maps</w:t>
        </w:r>
      </w:ins>
    </w:p>
    <w:p w:rsidR="00D93771" w:rsidRPr="00D93771" w:rsidRDefault="00D93771" w:rsidP="00D93771">
      <w:pPr>
        <w:spacing w:after="0" w:line="240" w:lineRule="auto"/>
        <w:rPr>
          <w:ins w:id="6" w:author="Unknown"/>
          <w:rFonts w:ascii="Helvetica" w:eastAsia="Times New Roman" w:hAnsi="Helvetica" w:cs="Helvetica"/>
          <w:spacing w:val="2"/>
          <w:sz w:val="21"/>
          <w:szCs w:val="21"/>
          <w:lang w:eastAsia="en-IN" w:bidi="hi-IN"/>
        </w:rPr>
      </w:pPr>
      <w:ins w:id="7" w:author="Unknown">
        <w:r w:rsidRPr="00D93771">
          <w:rPr>
            <w:rFonts w:ascii="Helvetica" w:eastAsia="Times New Roman" w:hAnsi="Helvetica" w:cs="Helvetica"/>
            <w:spacing w:val="2"/>
            <w:sz w:val="21"/>
            <w:szCs w:val="21"/>
            <w:lang w:eastAsia="en-IN" w:bidi="hi-IN"/>
          </w:rPr>
          <w:t>Textbook</w:t>
        </w:r>
      </w:ins>
    </w:p>
    <w:p w:rsidR="00D93771" w:rsidRPr="00D93771" w:rsidRDefault="00D93771" w:rsidP="00D93771">
      <w:pPr>
        <w:spacing w:after="0" w:line="240" w:lineRule="auto"/>
        <w:rPr>
          <w:ins w:id="8" w:author="Unknown"/>
          <w:rFonts w:ascii="Helvetica" w:eastAsia="Times New Roman" w:hAnsi="Helvetica" w:cs="Helvetica"/>
          <w:spacing w:val="2"/>
          <w:sz w:val="21"/>
          <w:szCs w:val="21"/>
          <w:lang w:eastAsia="en-IN" w:bidi="hi-IN"/>
        </w:rPr>
      </w:pPr>
      <w:ins w:id="9" w:author="Unknown">
        <w:r w:rsidRPr="00D93771">
          <w:rPr>
            <w:rFonts w:ascii="Helvetica" w:eastAsia="Times New Roman" w:hAnsi="Helvetica" w:cs="Helvetica"/>
            <w:spacing w:val="2"/>
            <w:sz w:val="21"/>
            <w:szCs w:val="21"/>
            <w:lang w:eastAsia="en-IN" w:bidi="hi-IN"/>
          </w:rPr>
          <w:t>Topographic map</w:t>
        </w:r>
      </w:ins>
    </w:p>
    <w:p w:rsidR="00D93771" w:rsidRPr="00D93771" w:rsidRDefault="00D93771" w:rsidP="00D93771">
      <w:pPr>
        <w:spacing w:after="0" w:line="240" w:lineRule="auto"/>
        <w:rPr>
          <w:ins w:id="10" w:author="Unknown"/>
          <w:rFonts w:ascii="Helvetica" w:eastAsia="Times New Roman" w:hAnsi="Helvetica" w:cs="Helvetica"/>
          <w:spacing w:val="2"/>
          <w:sz w:val="21"/>
          <w:szCs w:val="21"/>
          <w:lang w:eastAsia="en-IN" w:bidi="hi-IN"/>
        </w:rPr>
      </w:pPr>
      <w:ins w:id="11" w:author="Unknown">
        <w:r w:rsidRPr="00D93771">
          <w:rPr>
            <w:rFonts w:ascii="Helvetica" w:eastAsia="Times New Roman" w:hAnsi="Helvetica" w:cs="Helvetica"/>
            <w:spacing w:val="2"/>
            <w:sz w:val="21"/>
            <w:szCs w:val="21"/>
            <w:lang w:eastAsia="en-IN" w:bidi="hi-IN"/>
          </w:rPr>
          <w:t>Atlas</w:t>
        </w:r>
      </w:ins>
    </w:p>
    <w:p w:rsidR="00D93771" w:rsidRPr="00D93771" w:rsidRDefault="00D93771" w:rsidP="00D93771">
      <w:pPr>
        <w:spacing w:after="0" w:line="240" w:lineRule="auto"/>
        <w:rPr>
          <w:ins w:id="12" w:author="Unknown"/>
          <w:rFonts w:ascii="Helvetica" w:eastAsia="Times New Roman" w:hAnsi="Helvetica" w:cs="Helvetica"/>
          <w:spacing w:val="2"/>
          <w:sz w:val="21"/>
          <w:szCs w:val="21"/>
          <w:lang w:eastAsia="en-IN" w:bidi="hi-IN"/>
        </w:rPr>
      </w:pPr>
      <w:ins w:id="13" w:author="Unknown">
        <w:r w:rsidRPr="00D93771">
          <w:rPr>
            <w:rFonts w:ascii="Helvetica" w:eastAsia="Times New Roman" w:hAnsi="Helvetica" w:cs="Helvetica"/>
            <w:spacing w:val="2"/>
            <w:sz w:val="21"/>
            <w:szCs w:val="21"/>
            <w:lang w:eastAsia="en-IN" w:bidi="hi-IN"/>
          </w:rPr>
          <w:t>Topographical maps</w:t>
        </w:r>
      </w:ins>
    </w:p>
    <w:p w:rsidR="00D93771" w:rsidRPr="00D93771" w:rsidRDefault="00D93771" w:rsidP="00D93771">
      <w:pPr>
        <w:spacing w:after="0" w:line="240" w:lineRule="auto"/>
        <w:rPr>
          <w:ins w:id="14" w:author="Unknown"/>
          <w:rFonts w:ascii="Helvetica" w:eastAsia="Times New Roman" w:hAnsi="Helvetica" w:cs="Helvetica"/>
          <w:spacing w:val="2"/>
          <w:sz w:val="21"/>
          <w:szCs w:val="21"/>
          <w:lang w:eastAsia="en-IN" w:bidi="hi-IN"/>
        </w:rPr>
      </w:pPr>
      <w:ins w:id="15" w:author="Unknown">
        <w:r w:rsidRPr="00D93771">
          <w:rPr>
            <w:rFonts w:ascii="Helvetica" w:eastAsia="Times New Roman" w:hAnsi="Helvetica" w:cs="Helvetica"/>
            <w:spacing w:val="2"/>
            <w:sz w:val="21"/>
            <w:szCs w:val="21"/>
            <w:lang w:eastAsia="en-IN" w:bidi="hi-IN"/>
          </w:rPr>
          <w:t>Contemporary India 2</w:t>
        </w:r>
      </w:ins>
    </w:p>
    <w:p w:rsidR="00D93771" w:rsidRPr="00D93771" w:rsidRDefault="00D93771" w:rsidP="00D93771">
      <w:pPr>
        <w:spacing w:after="0" w:line="240" w:lineRule="auto"/>
        <w:rPr>
          <w:ins w:id="16" w:author="Unknown"/>
          <w:rFonts w:ascii="Helvetica" w:eastAsia="Times New Roman" w:hAnsi="Helvetica" w:cs="Helvetica"/>
          <w:spacing w:val="2"/>
          <w:sz w:val="21"/>
          <w:szCs w:val="21"/>
          <w:lang w:eastAsia="en-IN" w:bidi="hi-IN"/>
        </w:rPr>
      </w:pPr>
      <w:ins w:id="17" w:author="Unknown">
        <w:r w:rsidRPr="00D93771">
          <w:rPr>
            <w:rFonts w:ascii="Helvetica" w:eastAsia="Times New Roman" w:hAnsi="Helvetica" w:cs="Helvetica"/>
            <w:spacing w:val="2"/>
            <w:sz w:val="21"/>
            <w:szCs w:val="21"/>
            <w:lang w:eastAsia="en-IN" w:bidi="hi-IN"/>
          </w:rPr>
          <w:t>topographical map</w:t>
        </w:r>
      </w:ins>
    </w:p>
    <w:p w:rsidR="00D93771" w:rsidRPr="00D93771" w:rsidRDefault="00D93771" w:rsidP="00D93771">
      <w:pPr>
        <w:spacing w:after="0" w:line="240" w:lineRule="auto"/>
        <w:rPr>
          <w:ins w:id="18" w:author="Unknown"/>
          <w:rFonts w:ascii="Helvetica" w:eastAsia="Times New Roman" w:hAnsi="Helvetica" w:cs="Helvetica"/>
          <w:spacing w:val="2"/>
          <w:sz w:val="21"/>
          <w:szCs w:val="21"/>
          <w:lang w:eastAsia="en-IN" w:bidi="hi-IN"/>
        </w:rPr>
      </w:pPr>
      <w:ins w:id="19" w:author="Unknown">
        <w:r w:rsidRPr="00D93771">
          <w:rPr>
            <w:rFonts w:ascii="Helvetica" w:eastAsia="Times New Roman" w:hAnsi="Helvetica" w:cs="Helvetica"/>
            <w:spacing w:val="2"/>
            <w:sz w:val="21"/>
            <w:szCs w:val="21"/>
            <w:lang w:eastAsia="en-IN" w:bidi="hi-IN"/>
          </w:rPr>
          <w:t>Contemporary India Part - 2 Textbook in Geography for Class - 10 - 1068</w:t>
        </w:r>
      </w:ins>
    </w:p>
    <w:p w:rsidR="00D93771" w:rsidRPr="00D93771" w:rsidRDefault="00D93771" w:rsidP="00D93771">
      <w:pPr>
        <w:spacing w:after="0" w:line="240" w:lineRule="auto"/>
        <w:rPr>
          <w:ins w:id="20" w:author="Unknown"/>
          <w:rFonts w:ascii="Helvetica" w:eastAsia="Times New Roman" w:hAnsi="Helvetica" w:cs="Helvetica"/>
          <w:spacing w:val="2"/>
          <w:sz w:val="21"/>
          <w:szCs w:val="21"/>
          <w:lang w:eastAsia="en-IN" w:bidi="hi-IN"/>
        </w:rPr>
      </w:pPr>
      <w:ins w:id="21" w:author="Unknown">
        <w:r w:rsidRPr="00D93771">
          <w:rPr>
            <w:rFonts w:ascii="Helvetica" w:eastAsia="Times New Roman" w:hAnsi="Helvetica" w:cs="Helvetica"/>
            <w:spacing w:val="2"/>
            <w:sz w:val="21"/>
            <w:szCs w:val="21"/>
            <w:lang w:eastAsia="en-IN" w:bidi="hi-IN"/>
          </w:rPr>
          <w:t>Online study platform</w:t>
        </w:r>
      </w:ins>
    </w:p>
    <w:p w:rsidR="00D93771" w:rsidRPr="00D93771" w:rsidRDefault="00D93771" w:rsidP="00D93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.75pt" o:hralign="center" o:hrstd="t" o:hr="t" fillcolor="#a0a0a0" stroked="f"/>
        </w:pict>
      </w:r>
    </w:p>
    <w:p w:rsidR="00D93771" w:rsidRPr="00D93771" w:rsidRDefault="00D93771" w:rsidP="00D93771">
      <w:pPr>
        <w:pBdr>
          <w:bottom w:val="single" w:sz="6" w:space="4" w:color="EAECEF"/>
        </w:pBd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 Answer questions</w:t>
      </w:r>
    </w:p>
    <w:p w:rsidR="00D93771" w:rsidRPr="00D93771" w:rsidRDefault="00D93771" w:rsidP="00D9377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Question 1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a 'map'?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  <w:t>Answer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map is defined as a representation of the earth's surface or a part of it, showing natural or man-made features, drawn to scale on a flat surface.</w:t>
      </w:r>
    </w:p>
    <w:p w:rsidR="00D93771" w:rsidRPr="00D93771" w:rsidRDefault="00D93771" w:rsidP="00D9377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Question 2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 the essential features of a map.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  <w:t>Answer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essential features of a map are:</w:t>
      </w:r>
    </w:p>
    <w:p w:rsidR="00D93771" w:rsidRPr="00D93771" w:rsidRDefault="00D93771" w:rsidP="00D93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Title</w:t>
      </w:r>
    </w:p>
    <w:p w:rsidR="00D93771" w:rsidRPr="00D93771" w:rsidRDefault="00D93771" w:rsidP="00D93771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Scale</w:t>
      </w:r>
    </w:p>
    <w:p w:rsidR="00D93771" w:rsidRPr="00D93771" w:rsidRDefault="00D93771" w:rsidP="00D93771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Direction</w:t>
      </w:r>
    </w:p>
    <w:p w:rsidR="00D93771" w:rsidRPr="00D93771" w:rsidRDefault="00D93771" w:rsidP="00D93771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Grid System</w:t>
      </w:r>
    </w:p>
    <w:p w:rsidR="00D93771" w:rsidRPr="00D93771" w:rsidRDefault="00D93771" w:rsidP="00D93771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Conventional Signs</w:t>
      </w:r>
    </w:p>
    <w:p w:rsidR="00D93771" w:rsidRPr="00D93771" w:rsidRDefault="00D93771" w:rsidP="00D93771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 or Legend</w:t>
      </w:r>
    </w:p>
    <w:p w:rsidR="00D93771" w:rsidRPr="00D93771" w:rsidRDefault="00D93771" w:rsidP="00D9377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Question 3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do you mean by the 'key' of a map?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  <w:lastRenderedPageBreak/>
        <w:t>Answer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 of a map explains the meaning of the symbols that are used in the map. It is also known as legend.</w:t>
      </w:r>
    </w:p>
    <w:p w:rsidR="00D93771" w:rsidRPr="00D93771" w:rsidRDefault="00D93771" w:rsidP="00D9377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Question 4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Name the categories into which maps have been classified?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  <w:t>Answer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the basis of size, maps can be classified into two categories:</w:t>
      </w:r>
    </w:p>
    <w:p w:rsidR="00D93771" w:rsidRPr="00D93771" w:rsidRDefault="00D93771" w:rsidP="00D937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Large scale maps (Cadastral maps and Topographical maps)</w:t>
      </w:r>
    </w:p>
    <w:p w:rsidR="00D93771" w:rsidRPr="00D93771" w:rsidRDefault="00D93771" w:rsidP="00D93771">
      <w:pPr>
        <w:numPr>
          <w:ilvl w:val="0"/>
          <w:numId w:val="2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Small scale maps (Atlas maps and Wall maps)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the basis of content and purpose, maps can be classified into three types-</w:t>
      </w:r>
    </w:p>
    <w:p w:rsidR="00D93771" w:rsidRPr="00D93771" w:rsidRDefault="00D93771" w:rsidP="00D937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Physical maps</w:t>
      </w:r>
    </w:p>
    <w:p w:rsidR="00D93771" w:rsidRPr="00D93771" w:rsidRDefault="00D93771" w:rsidP="00D93771">
      <w:pPr>
        <w:numPr>
          <w:ilvl w:val="0"/>
          <w:numId w:val="3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Political maps</w:t>
      </w:r>
    </w:p>
    <w:p w:rsidR="00D93771" w:rsidRPr="00D93771" w:rsidRDefault="00D93771" w:rsidP="00D93771">
      <w:pPr>
        <w:numPr>
          <w:ilvl w:val="0"/>
          <w:numId w:val="3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Thematic maps</w:t>
      </w:r>
    </w:p>
    <w:p w:rsidR="00D93771" w:rsidRPr="00D93771" w:rsidRDefault="00D93771" w:rsidP="00D9377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Question 5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are the topographical maps?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  <w:t>Answer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topographical map shows the surface of the earth in detail. These maps are drawn on a number of sheets where each sheet depicts the details of only one particular part of the whole area. these sheets are joined to give a complete picture of the entire area.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Topographical maps show physical features like valleys, hills, peaks etc., as well as man-made features like roads, railways, canals etc.</w:t>
      </w:r>
    </w:p>
    <w:p w:rsidR="00D93771" w:rsidRPr="00D93771" w:rsidRDefault="00D93771" w:rsidP="00D9377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Question 6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the National Grid Reference (NGR)?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  <w:t>Answer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Grid lines are imaginary lines drawn on a survey map in red colour. The origin of the Grid is a point south-west of the map. The 'National Grid Reference' is used for indicating the correct position of a particular feature on the map.</w:t>
      </w:r>
    </w:p>
    <w:p w:rsidR="00D93771" w:rsidRPr="00D93771" w:rsidRDefault="00D93771" w:rsidP="00D93771">
      <w:pPr>
        <w:pBdr>
          <w:bottom w:val="single" w:sz="6" w:space="4" w:color="EAECEF"/>
        </w:pBd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Structured Questions</w:t>
      </w:r>
    </w:p>
    <w:p w:rsidR="00D93771" w:rsidRPr="00D93771" w:rsidRDefault="00D93771" w:rsidP="00D93771">
      <w:pPr>
        <w:spacing w:after="0" w:line="240" w:lineRule="auto"/>
        <w:rPr>
          <w:ins w:id="22" w:author="Unknown"/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ins w:id="23" w:author="Unknown">
        <w:r w:rsidRPr="00D93771">
          <w:rPr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Discover more</w:t>
        </w:r>
      </w:ins>
    </w:p>
    <w:p w:rsidR="00D93771" w:rsidRPr="00D93771" w:rsidRDefault="00D93771" w:rsidP="00D93771">
      <w:pPr>
        <w:spacing w:after="0" w:line="240" w:lineRule="auto"/>
        <w:rPr>
          <w:ins w:id="24" w:author="Unknown"/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ins w:id="25" w:author="Unknown">
        <w:r w:rsidRPr="00D93771">
          <w:rPr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Atlas</w:t>
        </w:r>
      </w:ins>
    </w:p>
    <w:p w:rsidR="00D93771" w:rsidRPr="00D93771" w:rsidRDefault="00D93771" w:rsidP="00D93771">
      <w:pPr>
        <w:spacing w:after="0" w:line="240" w:lineRule="auto"/>
        <w:rPr>
          <w:ins w:id="26" w:author="Unknown"/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ins w:id="27" w:author="Unknown">
        <w:r w:rsidRPr="00D93771">
          <w:rPr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lastRenderedPageBreak/>
          <w:t>Topographical Maps</w:t>
        </w:r>
      </w:ins>
    </w:p>
    <w:p w:rsidR="00D93771" w:rsidRPr="00D93771" w:rsidRDefault="00D93771" w:rsidP="00D93771">
      <w:pPr>
        <w:spacing w:after="0" w:line="240" w:lineRule="auto"/>
        <w:rPr>
          <w:ins w:id="28" w:author="Unknown"/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ins w:id="29" w:author="Unknown">
        <w:r w:rsidRPr="00D93771">
          <w:rPr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Topographical maps</w:t>
        </w:r>
      </w:ins>
    </w:p>
    <w:p w:rsidR="00D93771" w:rsidRPr="00D93771" w:rsidRDefault="00D93771" w:rsidP="00D93771">
      <w:pPr>
        <w:spacing w:after="0" w:line="240" w:lineRule="auto"/>
        <w:rPr>
          <w:ins w:id="30" w:author="Unknown"/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ins w:id="31" w:author="Unknown">
        <w:r w:rsidRPr="00D93771">
          <w:rPr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Textbook</w:t>
        </w:r>
      </w:ins>
    </w:p>
    <w:p w:rsidR="00D93771" w:rsidRPr="00D93771" w:rsidRDefault="00D93771" w:rsidP="00D93771">
      <w:pPr>
        <w:spacing w:after="0" w:line="240" w:lineRule="auto"/>
        <w:rPr>
          <w:ins w:id="32" w:author="Unknown"/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ins w:id="33" w:author="Unknown">
        <w:r w:rsidRPr="00D93771">
          <w:rPr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topographical maps</w:t>
        </w:r>
      </w:ins>
    </w:p>
    <w:p w:rsidR="00D93771" w:rsidRPr="00D93771" w:rsidRDefault="00D93771" w:rsidP="00D93771">
      <w:pPr>
        <w:spacing w:after="0" w:line="240" w:lineRule="auto"/>
        <w:rPr>
          <w:ins w:id="34" w:author="Unknown"/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ins w:id="35" w:author="Unknown">
        <w:r w:rsidRPr="00D93771">
          <w:rPr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topographical map</w:t>
        </w:r>
      </w:ins>
    </w:p>
    <w:p w:rsidR="00D93771" w:rsidRPr="00D93771" w:rsidRDefault="00D93771" w:rsidP="00D93771">
      <w:pPr>
        <w:spacing w:after="0" w:line="240" w:lineRule="auto"/>
        <w:rPr>
          <w:ins w:id="36" w:author="Unknown"/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ins w:id="37" w:author="Unknown">
        <w:r w:rsidRPr="00D93771">
          <w:rPr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Topographic map</w:t>
        </w:r>
      </w:ins>
    </w:p>
    <w:p w:rsidR="00D93771" w:rsidRPr="00D93771" w:rsidRDefault="00D93771" w:rsidP="00D93771">
      <w:pPr>
        <w:spacing w:after="0" w:line="240" w:lineRule="auto"/>
        <w:rPr>
          <w:ins w:id="38" w:author="Unknown"/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ins w:id="39" w:author="Unknown">
        <w:r w:rsidRPr="00D93771">
          <w:rPr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Contemporary India Part - 2 Textbook in Geography for Class - 10 - 1068</w:t>
        </w:r>
      </w:ins>
    </w:p>
    <w:p w:rsidR="00D93771" w:rsidRPr="00D93771" w:rsidRDefault="00D93771" w:rsidP="00D93771">
      <w:pPr>
        <w:spacing w:after="0" w:line="240" w:lineRule="auto"/>
        <w:rPr>
          <w:ins w:id="40" w:author="Unknown"/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ins w:id="41" w:author="Unknown">
        <w:r w:rsidRPr="00D93771">
          <w:rPr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Contemporary India 2</w:t>
        </w:r>
      </w:ins>
    </w:p>
    <w:p w:rsidR="00D93771" w:rsidRPr="00D93771" w:rsidRDefault="00D93771" w:rsidP="00D93771">
      <w:pPr>
        <w:spacing w:after="0" w:line="240" w:lineRule="auto"/>
        <w:rPr>
          <w:ins w:id="42" w:author="Unknown"/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ins w:id="43" w:author="Unknown">
        <w:r w:rsidRPr="00D93771">
          <w:rPr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ICSE study materials</w:t>
        </w:r>
      </w:ins>
    </w:p>
    <w:p w:rsidR="00D93771" w:rsidRPr="00D93771" w:rsidRDefault="00D93771" w:rsidP="00D9377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Question 1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Give the four-figure grid reference of the following from the given map extract:</w:t>
      </w:r>
    </w:p>
    <w:p w:rsidR="00D93771" w:rsidRPr="00D93771" w:rsidRDefault="00D93771" w:rsidP="00D93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11432540" cy="11432540"/>
            <wp:effectExtent l="0" t="0" r="0" b="0"/>
            <wp:docPr id="1" name="Picture 1" descr="Give four-figure grid reference. Chapter 1 Interpretation of Topographical Maps, Total Geography ICSE Clas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ve four-figure grid reference. Chapter 1 Interpretation of Topographical Maps, Total Geography ICSE Class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2540" cy="1143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(a) Two settlements having a Post office.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(b) Two settlements having a dispensary.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(c) The Siphon.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(d) The confluence of the main river and Dior </w:t>
      </w:r>
      <w:proofErr w:type="spellStart"/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Nadi</w:t>
      </w:r>
      <w:proofErr w:type="spellEnd"/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(e) The area of Brackish water.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(f) The Annual Fair grounds west of </w:t>
      </w:r>
      <w:proofErr w:type="spellStart"/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Malgaon</w:t>
      </w:r>
      <w:proofErr w:type="spellEnd"/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  <w:t>Answer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(a) 6131, 6233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(b) 6234, 6032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(c) 6231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(d) 5930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(e) 6232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(f) 6131</w:t>
      </w:r>
    </w:p>
    <w:p w:rsidR="00D93771" w:rsidRPr="00D93771" w:rsidRDefault="00D93771" w:rsidP="00D9377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Question 2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Give the six-figure grid reference of the following from the given map extract: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(a) Police Station.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(b) 4r near the rocky knob.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(c) Post office at </w:t>
      </w:r>
      <w:proofErr w:type="spellStart"/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Malgaon</w:t>
      </w:r>
      <w:proofErr w:type="spellEnd"/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(d) The Surveyed tree at </w:t>
      </w:r>
      <w:proofErr w:type="spellStart"/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Posintra</w:t>
      </w:r>
      <w:proofErr w:type="spellEnd"/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(e) Dispensary north of </w:t>
      </w:r>
      <w:proofErr w:type="spellStart"/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Posintra</w:t>
      </w:r>
      <w:proofErr w:type="spellEnd"/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(f) Hospital near </w:t>
      </w:r>
      <w:proofErr w:type="spellStart"/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Pamera</w:t>
      </w:r>
      <w:proofErr w:type="spellEnd"/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hi-IN"/>
        </w:rPr>
        <w:t>Answer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(a) 625338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(b) 598321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(c) 615312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(d) 600320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(e) 608324</w:t>
      </w:r>
    </w:p>
    <w:p w:rsidR="00D93771" w:rsidRPr="00D93771" w:rsidRDefault="00D93771" w:rsidP="00D937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377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(f) 622340</w:t>
      </w:r>
    </w:p>
    <w:p w:rsidR="00592271" w:rsidRDefault="00592271">
      <w:bookmarkStart w:id="44" w:name="_GoBack"/>
      <w:bookmarkEnd w:id="44"/>
    </w:p>
    <w:sectPr w:rsidR="00592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190CEB"/>
    <w:multiLevelType w:val="multilevel"/>
    <w:tmpl w:val="A814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833763"/>
    <w:multiLevelType w:val="multilevel"/>
    <w:tmpl w:val="2528B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3C7506"/>
    <w:multiLevelType w:val="multilevel"/>
    <w:tmpl w:val="6278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C89"/>
    <w:rsid w:val="0009577D"/>
    <w:rsid w:val="000C5418"/>
    <w:rsid w:val="000C61C8"/>
    <w:rsid w:val="000E388A"/>
    <w:rsid w:val="00117AC8"/>
    <w:rsid w:val="00170C96"/>
    <w:rsid w:val="001D716E"/>
    <w:rsid w:val="00264174"/>
    <w:rsid w:val="002C58B8"/>
    <w:rsid w:val="0034164A"/>
    <w:rsid w:val="004E1C89"/>
    <w:rsid w:val="00517DBF"/>
    <w:rsid w:val="00571CE7"/>
    <w:rsid w:val="00591282"/>
    <w:rsid w:val="00592271"/>
    <w:rsid w:val="005B28B7"/>
    <w:rsid w:val="00601DB3"/>
    <w:rsid w:val="006D774A"/>
    <w:rsid w:val="007942D5"/>
    <w:rsid w:val="0082001B"/>
    <w:rsid w:val="00924FD1"/>
    <w:rsid w:val="00AB4F61"/>
    <w:rsid w:val="00AF3DE6"/>
    <w:rsid w:val="00C6384E"/>
    <w:rsid w:val="00D93771"/>
    <w:rsid w:val="00DD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13C0"/>
  <w15:chartTrackingRefBased/>
  <w15:docId w15:val="{409800A4-C4D8-4C58-B7DC-DC47881A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37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D937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4">
    <w:name w:val="heading 4"/>
    <w:basedOn w:val="Normal"/>
    <w:link w:val="Heading4Char"/>
    <w:uiPriority w:val="9"/>
    <w:qFormat/>
    <w:rsid w:val="00D937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Body of the text"/>
    <w:autoRedefine/>
    <w:uiPriority w:val="1"/>
    <w:qFormat/>
    <w:rsid w:val="00AF3DE6"/>
    <w:pPr>
      <w:spacing w:before="120" w:after="12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9377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93771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D93771"/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D93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D937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9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6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73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44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7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03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7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55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9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7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9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3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12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06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9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6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02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36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79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55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2025-12-08T13:38:00Z</dcterms:created>
  <dcterms:modified xsi:type="dcterms:W3CDTF">2025-12-08T13:47:00Z</dcterms:modified>
</cp:coreProperties>
</file>