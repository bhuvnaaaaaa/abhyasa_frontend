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3782" w:rsidRPr="00DF3782" w:rsidRDefault="00DF3782" w:rsidP="00DF3782">
      <w:pPr>
        <w:spacing w:after="0" w:line="240" w:lineRule="auto"/>
        <w:outlineLvl w:val="1"/>
        <w:rPr>
          <w:rFonts w:ascii="Montserrat" w:eastAsia="Times New Roman" w:hAnsi="Montserrat" w:cs="Helvetica"/>
          <w:b/>
          <w:bCs/>
          <w:color w:val="0B8B8B"/>
          <w:sz w:val="36"/>
          <w:szCs w:val="36"/>
          <w:lang w:eastAsia="en-IN" w:bidi="hi-IN"/>
        </w:rPr>
      </w:pPr>
      <w:r w:rsidRPr="00DF3782">
        <w:rPr>
          <w:rFonts w:ascii="Montserrat" w:eastAsia="Times New Roman" w:hAnsi="Montserrat" w:cs="Helvetica"/>
          <w:b/>
          <w:bCs/>
          <w:color w:val="0B8B8B"/>
          <w:sz w:val="36"/>
          <w:szCs w:val="36"/>
          <w:lang w:eastAsia="en-IN" w:bidi="hi-IN"/>
        </w:rPr>
        <w:t>Chapter 1</w:t>
      </w:r>
    </w:p>
    <w:p w:rsidR="00DF3782" w:rsidRPr="00DF3782" w:rsidRDefault="00DF3782" w:rsidP="00DF3782">
      <w:pPr>
        <w:spacing w:before="100" w:beforeAutospacing="1" w:after="100" w:afterAutospacing="1" w:line="240" w:lineRule="auto"/>
        <w:outlineLvl w:val="0"/>
        <w:rPr>
          <w:rFonts w:ascii="Montserrat" w:eastAsia="Times New Roman" w:hAnsi="Montserrat" w:cs="Helvetica"/>
          <w:b/>
          <w:bCs/>
          <w:color w:val="262626"/>
          <w:kern w:val="36"/>
          <w:sz w:val="48"/>
          <w:szCs w:val="48"/>
          <w:lang w:eastAsia="en-IN" w:bidi="hi-IN"/>
        </w:rPr>
      </w:pPr>
      <w:r w:rsidRPr="00DF3782">
        <w:rPr>
          <w:rFonts w:ascii="Montserrat" w:eastAsia="Times New Roman" w:hAnsi="Montserrat" w:cs="Helvetica"/>
          <w:b/>
          <w:bCs/>
          <w:color w:val="262626"/>
          <w:kern w:val="36"/>
          <w:sz w:val="48"/>
          <w:szCs w:val="48"/>
          <w:lang w:eastAsia="en-IN" w:bidi="hi-IN"/>
        </w:rPr>
        <w:t>Cell — The Structural and Functional Unit of Life</w:t>
      </w:r>
    </w:p>
    <w:p w:rsidR="00DF3782" w:rsidRPr="00DF3782" w:rsidRDefault="00DF3782" w:rsidP="00DF3782">
      <w:pPr>
        <w:spacing w:after="0" w:line="240" w:lineRule="auto"/>
        <w:outlineLvl w:val="1"/>
        <w:rPr>
          <w:rFonts w:ascii="Montserrat" w:eastAsia="Times New Roman" w:hAnsi="Montserrat" w:cs="Helvetica"/>
          <w:b/>
          <w:bCs/>
          <w:color w:val="868686"/>
          <w:sz w:val="36"/>
          <w:szCs w:val="36"/>
          <w:lang w:eastAsia="en-IN" w:bidi="hi-IN"/>
        </w:rPr>
      </w:pPr>
      <w:r w:rsidRPr="00DF3782">
        <w:rPr>
          <w:rFonts w:ascii="Montserrat" w:eastAsia="Times New Roman" w:hAnsi="Montserrat" w:cs="Helvetica"/>
          <w:b/>
          <w:bCs/>
          <w:color w:val="868686"/>
          <w:sz w:val="36"/>
          <w:szCs w:val="36"/>
          <w:lang w:eastAsia="en-IN" w:bidi="hi-IN"/>
        </w:rPr>
        <w:t>Class 10 - Selina Concise Biology Solutions</w:t>
      </w:r>
    </w:p>
    <w:p w:rsidR="00DF3782" w:rsidRPr="00DF3782" w:rsidRDefault="00DF3782" w:rsidP="00DF3782">
      <w:pPr>
        <w:spacing w:after="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pict>
          <v:rect id="_x0000_i1025" style="width:0;height:.75pt" o:hralign="center" o:hrstd="t" o:hr="t" fillcolor="#a0a0a0" stroked="f"/>
        </w:pict>
      </w:r>
    </w:p>
    <w:p w:rsidR="00DF3782" w:rsidRPr="00DF3782" w:rsidRDefault="00DF3782" w:rsidP="00DF3782">
      <w:pPr>
        <w:spacing w:after="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pict>
          <v:rect id="_x0000_i1026" style="width:0;height:.75pt" o:hralign="center" o:hrstd="t" o:hr="t" fillcolor="#a0a0a0" stroked="f"/>
        </w:pict>
      </w:r>
    </w:p>
    <w:p w:rsidR="00DF3782" w:rsidRPr="00DF3782" w:rsidRDefault="00DF3782" w:rsidP="00DF3782">
      <w:pPr>
        <w:pBdr>
          <w:bottom w:val="single" w:sz="6" w:space="4" w:color="EAECEF"/>
        </w:pBdr>
        <w:spacing w:after="240" w:line="240" w:lineRule="auto"/>
        <w:outlineLvl w:val="1"/>
        <w:rPr>
          <w:rFonts w:ascii="Times New Roman" w:eastAsia="Times New Roman" w:hAnsi="Times New Roman" w:cs="Times New Roman"/>
          <w:b/>
          <w:bCs/>
          <w:sz w:val="36"/>
          <w:szCs w:val="36"/>
          <w:lang w:eastAsia="en-IN" w:bidi="hi-IN"/>
        </w:rPr>
      </w:pPr>
      <w:r w:rsidRPr="00DF3782">
        <w:rPr>
          <w:rFonts w:ascii="Times New Roman" w:eastAsia="Times New Roman" w:hAnsi="Times New Roman" w:cs="Times New Roman"/>
          <w:b/>
          <w:bCs/>
          <w:sz w:val="36"/>
          <w:szCs w:val="36"/>
          <w:lang w:eastAsia="en-IN" w:bidi="hi-IN"/>
        </w:rPr>
        <w:t>Assertion Reason Type</w:t>
      </w:r>
    </w:p>
    <w:p w:rsidR="00DF3782" w:rsidRPr="00DF3782" w:rsidRDefault="00DF3782" w:rsidP="00DF3782">
      <w:pPr>
        <w:spacing w:before="360" w:after="240" w:line="240" w:lineRule="auto"/>
        <w:outlineLvl w:val="3"/>
        <w:rPr>
          <w:rFonts w:ascii="Times New Roman" w:eastAsia="Times New Roman" w:hAnsi="Times New Roman" w:cs="Times New Roman"/>
          <w:b/>
          <w:bCs/>
          <w:sz w:val="24"/>
          <w:szCs w:val="24"/>
          <w:lang w:eastAsia="en-IN" w:bidi="hi-IN"/>
        </w:rPr>
      </w:pPr>
      <w:r w:rsidRPr="00DF3782">
        <w:rPr>
          <w:rFonts w:ascii="Times New Roman" w:eastAsia="Times New Roman" w:hAnsi="Times New Roman" w:cs="Times New Roman"/>
          <w:b/>
          <w:bCs/>
          <w:sz w:val="24"/>
          <w:szCs w:val="24"/>
          <w:lang w:eastAsia="en-IN" w:bidi="hi-IN"/>
        </w:rPr>
        <w:t>Question 1</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b/>
          <w:bCs/>
          <w:sz w:val="24"/>
          <w:szCs w:val="24"/>
          <w:lang w:eastAsia="en-IN" w:bidi="hi-IN"/>
        </w:rPr>
        <w:t>Assertion.</w:t>
      </w:r>
      <w:r w:rsidRPr="00DF3782">
        <w:rPr>
          <w:rFonts w:ascii="Times New Roman" w:eastAsia="Times New Roman" w:hAnsi="Times New Roman" w:cs="Times New Roman"/>
          <w:sz w:val="24"/>
          <w:szCs w:val="24"/>
          <w:lang w:eastAsia="en-IN" w:bidi="hi-IN"/>
        </w:rPr>
        <w:t> Human red blood cells are circular and biconcave.</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b/>
          <w:bCs/>
          <w:sz w:val="24"/>
          <w:szCs w:val="24"/>
          <w:lang w:eastAsia="en-IN" w:bidi="hi-IN"/>
        </w:rPr>
        <w:t>Reason.</w:t>
      </w:r>
      <w:r w:rsidRPr="00DF3782">
        <w:rPr>
          <w:rFonts w:ascii="Times New Roman" w:eastAsia="Times New Roman" w:hAnsi="Times New Roman" w:cs="Times New Roman"/>
          <w:sz w:val="24"/>
          <w:szCs w:val="24"/>
          <w:lang w:eastAsia="en-IN" w:bidi="hi-IN"/>
        </w:rPr>
        <w:t> This shape prevents the easy passage of these cells through blood capillaries.</w:t>
      </w:r>
    </w:p>
    <w:p w:rsidR="00DF3782" w:rsidRPr="00DF3782" w:rsidRDefault="00DF3782" w:rsidP="00DF378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 xml:space="preserve">Both A and R </w:t>
      </w:r>
      <w:proofErr w:type="gramStart"/>
      <w:r w:rsidRPr="00DF3782">
        <w:rPr>
          <w:rFonts w:ascii="Times New Roman" w:eastAsia="Times New Roman" w:hAnsi="Times New Roman" w:cs="Times New Roman"/>
          <w:sz w:val="24"/>
          <w:szCs w:val="24"/>
          <w:lang w:eastAsia="en-IN" w:bidi="hi-IN"/>
        </w:rPr>
        <w:t>are</w:t>
      </w:r>
      <w:proofErr w:type="gramEnd"/>
      <w:r w:rsidRPr="00DF3782">
        <w:rPr>
          <w:rFonts w:ascii="Times New Roman" w:eastAsia="Times New Roman" w:hAnsi="Times New Roman" w:cs="Times New Roman"/>
          <w:sz w:val="24"/>
          <w:szCs w:val="24"/>
          <w:lang w:eastAsia="en-IN" w:bidi="hi-IN"/>
        </w:rPr>
        <w:t xml:space="preserve"> True.</w:t>
      </w:r>
    </w:p>
    <w:p w:rsidR="00DF3782" w:rsidRPr="00DF3782" w:rsidRDefault="00DF3782" w:rsidP="00DF3782">
      <w:pPr>
        <w:numPr>
          <w:ilvl w:val="0"/>
          <w:numId w:val="1"/>
        </w:numPr>
        <w:spacing w:before="60" w:after="100" w:afterAutospacing="1"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 xml:space="preserve">Both A and R </w:t>
      </w:r>
      <w:proofErr w:type="gramStart"/>
      <w:r w:rsidRPr="00DF3782">
        <w:rPr>
          <w:rFonts w:ascii="Times New Roman" w:eastAsia="Times New Roman" w:hAnsi="Times New Roman" w:cs="Times New Roman"/>
          <w:sz w:val="24"/>
          <w:szCs w:val="24"/>
          <w:lang w:eastAsia="en-IN" w:bidi="hi-IN"/>
        </w:rPr>
        <w:t>are</w:t>
      </w:r>
      <w:proofErr w:type="gramEnd"/>
      <w:r w:rsidRPr="00DF3782">
        <w:rPr>
          <w:rFonts w:ascii="Times New Roman" w:eastAsia="Times New Roman" w:hAnsi="Times New Roman" w:cs="Times New Roman"/>
          <w:sz w:val="24"/>
          <w:szCs w:val="24"/>
          <w:lang w:eastAsia="en-IN" w:bidi="hi-IN"/>
        </w:rPr>
        <w:t xml:space="preserve"> False.</w:t>
      </w:r>
    </w:p>
    <w:p w:rsidR="00DF3782" w:rsidRPr="00DF3782" w:rsidRDefault="00DF3782" w:rsidP="00DF3782">
      <w:pPr>
        <w:numPr>
          <w:ilvl w:val="0"/>
          <w:numId w:val="1"/>
        </w:numPr>
        <w:spacing w:before="60" w:after="100" w:afterAutospacing="1"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A is True and R is False.</w:t>
      </w:r>
    </w:p>
    <w:p w:rsidR="00DF3782" w:rsidRPr="00DF3782" w:rsidRDefault="00DF3782" w:rsidP="00DF3782">
      <w:pPr>
        <w:numPr>
          <w:ilvl w:val="0"/>
          <w:numId w:val="1"/>
        </w:numPr>
        <w:spacing w:before="60" w:after="100" w:afterAutospacing="1"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A is False and R is True.</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b/>
          <w:bCs/>
          <w:i/>
          <w:iCs/>
          <w:sz w:val="24"/>
          <w:szCs w:val="24"/>
          <w:lang w:eastAsia="en-IN" w:bidi="hi-IN"/>
        </w:rPr>
        <w:t>Answer</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A is True and R is False.</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b/>
          <w:bCs/>
          <w:sz w:val="24"/>
          <w:szCs w:val="24"/>
          <w:lang w:eastAsia="en-IN" w:bidi="hi-IN"/>
        </w:rPr>
        <w:t>Explanation</w:t>
      </w:r>
      <w:r w:rsidRPr="00DF3782">
        <w:rPr>
          <w:rFonts w:ascii="Times New Roman" w:eastAsia="Times New Roman" w:hAnsi="Times New Roman" w:cs="Times New Roman"/>
          <w:sz w:val="24"/>
          <w:szCs w:val="24"/>
          <w:lang w:eastAsia="en-IN" w:bidi="hi-IN"/>
        </w:rPr>
        <w:br/>
        <w:t>The disc like shape of red blood cells i.e., circular and biconcave shape helps it to easily pass through the blood capillaries.</w:t>
      </w:r>
    </w:p>
    <w:p w:rsidR="00DF3782" w:rsidRPr="00DF3782" w:rsidRDefault="00DF3782" w:rsidP="00DF3782">
      <w:pPr>
        <w:spacing w:before="360" w:after="240" w:line="240" w:lineRule="auto"/>
        <w:outlineLvl w:val="3"/>
        <w:rPr>
          <w:rFonts w:ascii="Times New Roman" w:eastAsia="Times New Roman" w:hAnsi="Times New Roman" w:cs="Times New Roman"/>
          <w:b/>
          <w:bCs/>
          <w:sz w:val="24"/>
          <w:szCs w:val="24"/>
          <w:lang w:eastAsia="en-IN" w:bidi="hi-IN"/>
        </w:rPr>
      </w:pPr>
      <w:r w:rsidRPr="00DF3782">
        <w:rPr>
          <w:rFonts w:ascii="Times New Roman" w:eastAsia="Times New Roman" w:hAnsi="Times New Roman" w:cs="Times New Roman"/>
          <w:b/>
          <w:bCs/>
          <w:sz w:val="24"/>
          <w:szCs w:val="24"/>
          <w:lang w:eastAsia="en-IN" w:bidi="hi-IN"/>
        </w:rPr>
        <w:t>Question 2</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b/>
          <w:bCs/>
          <w:sz w:val="24"/>
          <w:szCs w:val="24"/>
          <w:lang w:eastAsia="en-IN" w:bidi="hi-IN"/>
        </w:rPr>
        <w:t>Assertion.</w:t>
      </w:r>
      <w:r w:rsidRPr="00DF3782">
        <w:rPr>
          <w:rFonts w:ascii="Times New Roman" w:eastAsia="Times New Roman" w:hAnsi="Times New Roman" w:cs="Times New Roman"/>
          <w:sz w:val="24"/>
          <w:szCs w:val="24"/>
          <w:lang w:eastAsia="en-IN" w:bidi="hi-IN"/>
        </w:rPr>
        <w:t> Nucleolus does not produce ribosomes.</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b/>
          <w:bCs/>
          <w:sz w:val="24"/>
          <w:szCs w:val="24"/>
          <w:lang w:eastAsia="en-IN" w:bidi="hi-IN"/>
        </w:rPr>
        <w:t>Reason.</w:t>
      </w:r>
      <w:r w:rsidRPr="00DF3782">
        <w:rPr>
          <w:rFonts w:ascii="Times New Roman" w:eastAsia="Times New Roman" w:hAnsi="Times New Roman" w:cs="Times New Roman"/>
          <w:sz w:val="24"/>
          <w:szCs w:val="24"/>
          <w:lang w:eastAsia="en-IN" w:bidi="hi-IN"/>
        </w:rPr>
        <w:t> Nucleolus participates in protein synthesis by forming and storing R.N.A.</w:t>
      </w:r>
    </w:p>
    <w:p w:rsidR="00DF3782" w:rsidRPr="00DF3782" w:rsidRDefault="00DF3782" w:rsidP="00DF378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 xml:space="preserve">Both A and R </w:t>
      </w:r>
      <w:proofErr w:type="gramStart"/>
      <w:r w:rsidRPr="00DF3782">
        <w:rPr>
          <w:rFonts w:ascii="Times New Roman" w:eastAsia="Times New Roman" w:hAnsi="Times New Roman" w:cs="Times New Roman"/>
          <w:sz w:val="24"/>
          <w:szCs w:val="24"/>
          <w:lang w:eastAsia="en-IN" w:bidi="hi-IN"/>
        </w:rPr>
        <w:t>are</w:t>
      </w:r>
      <w:proofErr w:type="gramEnd"/>
      <w:r w:rsidRPr="00DF3782">
        <w:rPr>
          <w:rFonts w:ascii="Times New Roman" w:eastAsia="Times New Roman" w:hAnsi="Times New Roman" w:cs="Times New Roman"/>
          <w:sz w:val="24"/>
          <w:szCs w:val="24"/>
          <w:lang w:eastAsia="en-IN" w:bidi="hi-IN"/>
        </w:rPr>
        <w:t xml:space="preserve"> True.</w:t>
      </w:r>
    </w:p>
    <w:p w:rsidR="00DF3782" w:rsidRPr="00DF3782" w:rsidRDefault="00DF3782" w:rsidP="00DF3782">
      <w:pPr>
        <w:numPr>
          <w:ilvl w:val="0"/>
          <w:numId w:val="2"/>
        </w:numPr>
        <w:spacing w:before="60" w:after="100" w:afterAutospacing="1"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 xml:space="preserve">Both A and R </w:t>
      </w:r>
      <w:proofErr w:type="gramStart"/>
      <w:r w:rsidRPr="00DF3782">
        <w:rPr>
          <w:rFonts w:ascii="Times New Roman" w:eastAsia="Times New Roman" w:hAnsi="Times New Roman" w:cs="Times New Roman"/>
          <w:sz w:val="24"/>
          <w:szCs w:val="24"/>
          <w:lang w:eastAsia="en-IN" w:bidi="hi-IN"/>
        </w:rPr>
        <w:t>are</w:t>
      </w:r>
      <w:proofErr w:type="gramEnd"/>
      <w:r w:rsidRPr="00DF3782">
        <w:rPr>
          <w:rFonts w:ascii="Times New Roman" w:eastAsia="Times New Roman" w:hAnsi="Times New Roman" w:cs="Times New Roman"/>
          <w:sz w:val="24"/>
          <w:szCs w:val="24"/>
          <w:lang w:eastAsia="en-IN" w:bidi="hi-IN"/>
        </w:rPr>
        <w:t xml:space="preserve"> False.</w:t>
      </w:r>
    </w:p>
    <w:p w:rsidR="00DF3782" w:rsidRPr="00DF3782" w:rsidRDefault="00DF3782" w:rsidP="00DF3782">
      <w:pPr>
        <w:numPr>
          <w:ilvl w:val="0"/>
          <w:numId w:val="2"/>
        </w:numPr>
        <w:spacing w:before="60" w:after="100" w:afterAutospacing="1"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A is True and R is False.</w:t>
      </w:r>
    </w:p>
    <w:p w:rsidR="00DF3782" w:rsidRPr="00DF3782" w:rsidRDefault="00DF3782" w:rsidP="00DF3782">
      <w:pPr>
        <w:numPr>
          <w:ilvl w:val="0"/>
          <w:numId w:val="2"/>
        </w:numPr>
        <w:spacing w:before="60" w:after="100" w:afterAutospacing="1"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A is False and R is True.</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b/>
          <w:bCs/>
          <w:i/>
          <w:iCs/>
          <w:sz w:val="24"/>
          <w:szCs w:val="24"/>
          <w:lang w:eastAsia="en-IN" w:bidi="hi-IN"/>
        </w:rPr>
        <w:t>Answer</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A is False and R is True.</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b/>
          <w:bCs/>
          <w:sz w:val="24"/>
          <w:szCs w:val="24"/>
          <w:lang w:eastAsia="en-IN" w:bidi="hi-IN"/>
        </w:rPr>
        <w:lastRenderedPageBreak/>
        <w:t>Explanation</w:t>
      </w:r>
      <w:r w:rsidRPr="00DF3782">
        <w:rPr>
          <w:rFonts w:ascii="Times New Roman" w:eastAsia="Times New Roman" w:hAnsi="Times New Roman" w:cs="Times New Roman"/>
          <w:sz w:val="24"/>
          <w:szCs w:val="24"/>
          <w:lang w:eastAsia="en-IN" w:bidi="hi-IN"/>
        </w:rPr>
        <w:br/>
        <w:t>The nucleolus is primarily responsible for producing and assembling ribosomes. It contains the genes that encode ribosomal RNA (</w:t>
      </w:r>
      <w:proofErr w:type="spellStart"/>
      <w:r w:rsidRPr="00DF3782">
        <w:rPr>
          <w:rFonts w:ascii="Times New Roman" w:eastAsia="Times New Roman" w:hAnsi="Times New Roman" w:cs="Times New Roman"/>
          <w:sz w:val="24"/>
          <w:szCs w:val="24"/>
          <w:lang w:eastAsia="en-IN" w:bidi="hi-IN"/>
        </w:rPr>
        <w:t>rRNA</w:t>
      </w:r>
      <w:proofErr w:type="spellEnd"/>
      <w:r w:rsidRPr="00DF3782">
        <w:rPr>
          <w:rFonts w:ascii="Times New Roman" w:eastAsia="Times New Roman" w:hAnsi="Times New Roman" w:cs="Times New Roman"/>
          <w:sz w:val="24"/>
          <w:szCs w:val="24"/>
          <w:lang w:eastAsia="en-IN" w:bidi="hi-IN"/>
        </w:rPr>
        <w:t>). The ribosomes serve as site of protein synthesis.</w:t>
      </w:r>
    </w:p>
    <w:p w:rsidR="00DF3782" w:rsidRPr="00DF3782" w:rsidRDefault="00DF3782" w:rsidP="00DF3782">
      <w:pPr>
        <w:spacing w:before="360" w:after="240" w:line="240" w:lineRule="auto"/>
        <w:outlineLvl w:val="3"/>
        <w:rPr>
          <w:rFonts w:ascii="Times New Roman" w:eastAsia="Times New Roman" w:hAnsi="Times New Roman" w:cs="Times New Roman"/>
          <w:b/>
          <w:bCs/>
          <w:sz w:val="24"/>
          <w:szCs w:val="24"/>
          <w:lang w:eastAsia="en-IN" w:bidi="hi-IN"/>
        </w:rPr>
      </w:pPr>
      <w:r w:rsidRPr="00DF3782">
        <w:rPr>
          <w:rFonts w:ascii="Times New Roman" w:eastAsia="Times New Roman" w:hAnsi="Times New Roman" w:cs="Times New Roman"/>
          <w:b/>
          <w:bCs/>
          <w:sz w:val="24"/>
          <w:szCs w:val="24"/>
          <w:lang w:eastAsia="en-IN" w:bidi="hi-IN"/>
        </w:rPr>
        <w:t>Question 3</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b/>
          <w:bCs/>
          <w:sz w:val="24"/>
          <w:szCs w:val="24"/>
          <w:lang w:eastAsia="en-IN" w:bidi="hi-IN"/>
        </w:rPr>
        <w:t>Assertion.</w:t>
      </w:r>
      <w:r w:rsidRPr="00DF3782">
        <w:rPr>
          <w:rFonts w:ascii="Times New Roman" w:eastAsia="Times New Roman" w:hAnsi="Times New Roman" w:cs="Times New Roman"/>
          <w:sz w:val="24"/>
          <w:szCs w:val="24"/>
          <w:lang w:eastAsia="en-IN" w:bidi="hi-IN"/>
        </w:rPr>
        <w:t> Iodine solution makes the nucleus more distinct.</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b/>
          <w:bCs/>
          <w:sz w:val="24"/>
          <w:szCs w:val="24"/>
          <w:lang w:eastAsia="en-IN" w:bidi="hi-IN"/>
        </w:rPr>
        <w:t>Reason.</w:t>
      </w:r>
      <w:r w:rsidRPr="00DF3782">
        <w:rPr>
          <w:rFonts w:ascii="Times New Roman" w:eastAsia="Times New Roman" w:hAnsi="Times New Roman" w:cs="Times New Roman"/>
          <w:sz w:val="24"/>
          <w:szCs w:val="24"/>
          <w:lang w:eastAsia="en-IN" w:bidi="hi-IN"/>
        </w:rPr>
        <w:t> Nucleus contains starch which becomes blue-black upon absorbing the iodine solution.</w:t>
      </w:r>
    </w:p>
    <w:p w:rsidR="00DF3782" w:rsidRPr="00DF3782" w:rsidRDefault="00DF3782" w:rsidP="00DF378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 xml:space="preserve">Both A and R </w:t>
      </w:r>
      <w:proofErr w:type="gramStart"/>
      <w:r w:rsidRPr="00DF3782">
        <w:rPr>
          <w:rFonts w:ascii="Times New Roman" w:eastAsia="Times New Roman" w:hAnsi="Times New Roman" w:cs="Times New Roman"/>
          <w:sz w:val="24"/>
          <w:szCs w:val="24"/>
          <w:lang w:eastAsia="en-IN" w:bidi="hi-IN"/>
        </w:rPr>
        <w:t>are</w:t>
      </w:r>
      <w:proofErr w:type="gramEnd"/>
      <w:r w:rsidRPr="00DF3782">
        <w:rPr>
          <w:rFonts w:ascii="Times New Roman" w:eastAsia="Times New Roman" w:hAnsi="Times New Roman" w:cs="Times New Roman"/>
          <w:sz w:val="24"/>
          <w:szCs w:val="24"/>
          <w:lang w:eastAsia="en-IN" w:bidi="hi-IN"/>
        </w:rPr>
        <w:t xml:space="preserve"> True.</w:t>
      </w:r>
    </w:p>
    <w:p w:rsidR="00DF3782" w:rsidRPr="00DF3782" w:rsidRDefault="00DF3782" w:rsidP="00DF3782">
      <w:pPr>
        <w:numPr>
          <w:ilvl w:val="0"/>
          <w:numId w:val="3"/>
        </w:numPr>
        <w:spacing w:before="60" w:after="100" w:afterAutospacing="1"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 xml:space="preserve">Both A and R </w:t>
      </w:r>
      <w:proofErr w:type="gramStart"/>
      <w:r w:rsidRPr="00DF3782">
        <w:rPr>
          <w:rFonts w:ascii="Times New Roman" w:eastAsia="Times New Roman" w:hAnsi="Times New Roman" w:cs="Times New Roman"/>
          <w:sz w:val="24"/>
          <w:szCs w:val="24"/>
          <w:lang w:eastAsia="en-IN" w:bidi="hi-IN"/>
        </w:rPr>
        <w:t>are</w:t>
      </w:r>
      <w:proofErr w:type="gramEnd"/>
      <w:r w:rsidRPr="00DF3782">
        <w:rPr>
          <w:rFonts w:ascii="Times New Roman" w:eastAsia="Times New Roman" w:hAnsi="Times New Roman" w:cs="Times New Roman"/>
          <w:sz w:val="24"/>
          <w:szCs w:val="24"/>
          <w:lang w:eastAsia="en-IN" w:bidi="hi-IN"/>
        </w:rPr>
        <w:t xml:space="preserve"> False.</w:t>
      </w:r>
    </w:p>
    <w:p w:rsidR="00DF3782" w:rsidRPr="00DF3782" w:rsidRDefault="00DF3782" w:rsidP="00DF3782">
      <w:pPr>
        <w:numPr>
          <w:ilvl w:val="0"/>
          <w:numId w:val="3"/>
        </w:numPr>
        <w:spacing w:before="60" w:after="100" w:afterAutospacing="1"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A is True and R is False.</w:t>
      </w:r>
    </w:p>
    <w:p w:rsidR="00DF3782" w:rsidRPr="00DF3782" w:rsidRDefault="00DF3782" w:rsidP="00DF3782">
      <w:pPr>
        <w:numPr>
          <w:ilvl w:val="0"/>
          <w:numId w:val="3"/>
        </w:numPr>
        <w:spacing w:before="60" w:after="100" w:afterAutospacing="1"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A is False and R is True.</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b/>
          <w:bCs/>
          <w:i/>
          <w:iCs/>
          <w:sz w:val="24"/>
          <w:szCs w:val="24"/>
          <w:lang w:eastAsia="en-IN" w:bidi="hi-IN"/>
        </w:rPr>
        <w:t>Answer</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A is True and R is False</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b/>
          <w:bCs/>
          <w:sz w:val="24"/>
          <w:szCs w:val="24"/>
          <w:lang w:eastAsia="en-IN" w:bidi="hi-IN"/>
        </w:rPr>
        <w:t>Explanation</w:t>
      </w:r>
      <w:r w:rsidRPr="00DF3782">
        <w:rPr>
          <w:rFonts w:ascii="Times New Roman" w:eastAsia="Times New Roman" w:hAnsi="Times New Roman" w:cs="Times New Roman"/>
          <w:sz w:val="24"/>
          <w:szCs w:val="24"/>
          <w:lang w:eastAsia="en-IN" w:bidi="hi-IN"/>
        </w:rPr>
        <w:br/>
        <w:t>Iodine solution is a common stain used in microscopy to enhance the visibility of certain cellular structures, including the nucleus.</w:t>
      </w:r>
      <w:r w:rsidRPr="00DF3782">
        <w:rPr>
          <w:rFonts w:ascii="Times New Roman" w:eastAsia="Times New Roman" w:hAnsi="Times New Roman" w:cs="Times New Roman"/>
          <w:sz w:val="24"/>
          <w:szCs w:val="24"/>
          <w:lang w:eastAsia="en-IN" w:bidi="hi-IN"/>
        </w:rPr>
        <w:br/>
        <w:t>The enhanced visibility of the nucleus with iodine staining is not due to the presence of starch. Instead, iodine binds to various cellular components, including nucleic acids, making the nucleus more visible under a microscope.</w:t>
      </w:r>
    </w:p>
    <w:p w:rsidR="00DF3782" w:rsidRPr="00DF3782" w:rsidRDefault="00DF3782" w:rsidP="00DF3782">
      <w:pPr>
        <w:spacing w:before="360" w:after="240" w:line="240" w:lineRule="auto"/>
        <w:outlineLvl w:val="3"/>
        <w:rPr>
          <w:rFonts w:ascii="Times New Roman" w:eastAsia="Times New Roman" w:hAnsi="Times New Roman" w:cs="Times New Roman"/>
          <w:b/>
          <w:bCs/>
          <w:sz w:val="24"/>
          <w:szCs w:val="24"/>
          <w:lang w:eastAsia="en-IN" w:bidi="hi-IN"/>
        </w:rPr>
      </w:pPr>
      <w:r w:rsidRPr="00DF3782">
        <w:rPr>
          <w:rFonts w:ascii="Times New Roman" w:eastAsia="Times New Roman" w:hAnsi="Times New Roman" w:cs="Times New Roman"/>
          <w:b/>
          <w:bCs/>
          <w:sz w:val="24"/>
          <w:szCs w:val="24"/>
          <w:lang w:eastAsia="en-IN" w:bidi="hi-IN"/>
        </w:rPr>
        <w:t>Question 4</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b/>
          <w:bCs/>
          <w:sz w:val="24"/>
          <w:szCs w:val="24"/>
          <w:lang w:eastAsia="en-IN" w:bidi="hi-IN"/>
        </w:rPr>
        <w:t>Assertion.</w:t>
      </w:r>
      <w:r w:rsidRPr="00DF3782">
        <w:rPr>
          <w:rFonts w:ascii="Times New Roman" w:eastAsia="Times New Roman" w:hAnsi="Times New Roman" w:cs="Times New Roman"/>
          <w:sz w:val="24"/>
          <w:szCs w:val="24"/>
          <w:lang w:eastAsia="en-IN" w:bidi="hi-IN"/>
        </w:rPr>
        <w:t> Cell membrane is freely permeable.</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b/>
          <w:bCs/>
          <w:sz w:val="24"/>
          <w:szCs w:val="24"/>
          <w:lang w:eastAsia="en-IN" w:bidi="hi-IN"/>
        </w:rPr>
        <w:t>Reason.</w:t>
      </w:r>
      <w:r w:rsidRPr="00DF3782">
        <w:rPr>
          <w:rFonts w:ascii="Times New Roman" w:eastAsia="Times New Roman" w:hAnsi="Times New Roman" w:cs="Times New Roman"/>
          <w:sz w:val="24"/>
          <w:szCs w:val="24"/>
          <w:lang w:eastAsia="en-IN" w:bidi="hi-IN"/>
        </w:rPr>
        <w:t> Cell membrane permits free movement of the solutions across the membrane when two solutions of different tonicity are separated through it.</w:t>
      </w:r>
    </w:p>
    <w:p w:rsidR="00DF3782" w:rsidRPr="00DF3782" w:rsidRDefault="00DF3782" w:rsidP="00DF378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 xml:space="preserve">Both A and R </w:t>
      </w:r>
      <w:proofErr w:type="gramStart"/>
      <w:r w:rsidRPr="00DF3782">
        <w:rPr>
          <w:rFonts w:ascii="Times New Roman" w:eastAsia="Times New Roman" w:hAnsi="Times New Roman" w:cs="Times New Roman"/>
          <w:sz w:val="24"/>
          <w:szCs w:val="24"/>
          <w:lang w:eastAsia="en-IN" w:bidi="hi-IN"/>
        </w:rPr>
        <w:t>are</w:t>
      </w:r>
      <w:proofErr w:type="gramEnd"/>
      <w:r w:rsidRPr="00DF3782">
        <w:rPr>
          <w:rFonts w:ascii="Times New Roman" w:eastAsia="Times New Roman" w:hAnsi="Times New Roman" w:cs="Times New Roman"/>
          <w:sz w:val="24"/>
          <w:szCs w:val="24"/>
          <w:lang w:eastAsia="en-IN" w:bidi="hi-IN"/>
        </w:rPr>
        <w:t xml:space="preserve"> True.</w:t>
      </w:r>
    </w:p>
    <w:p w:rsidR="00DF3782" w:rsidRPr="00DF3782" w:rsidRDefault="00DF3782" w:rsidP="00DF3782">
      <w:pPr>
        <w:numPr>
          <w:ilvl w:val="0"/>
          <w:numId w:val="4"/>
        </w:numPr>
        <w:spacing w:before="60" w:after="100" w:afterAutospacing="1"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 xml:space="preserve">Both A and R </w:t>
      </w:r>
      <w:proofErr w:type="gramStart"/>
      <w:r w:rsidRPr="00DF3782">
        <w:rPr>
          <w:rFonts w:ascii="Times New Roman" w:eastAsia="Times New Roman" w:hAnsi="Times New Roman" w:cs="Times New Roman"/>
          <w:sz w:val="24"/>
          <w:szCs w:val="24"/>
          <w:lang w:eastAsia="en-IN" w:bidi="hi-IN"/>
        </w:rPr>
        <w:t>are</w:t>
      </w:r>
      <w:proofErr w:type="gramEnd"/>
      <w:r w:rsidRPr="00DF3782">
        <w:rPr>
          <w:rFonts w:ascii="Times New Roman" w:eastAsia="Times New Roman" w:hAnsi="Times New Roman" w:cs="Times New Roman"/>
          <w:sz w:val="24"/>
          <w:szCs w:val="24"/>
          <w:lang w:eastAsia="en-IN" w:bidi="hi-IN"/>
        </w:rPr>
        <w:t xml:space="preserve"> False.</w:t>
      </w:r>
    </w:p>
    <w:p w:rsidR="00DF3782" w:rsidRPr="00DF3782" w:rsidRDefault="00DF3782" w:rsidP="00DF3782">
      <w:pPr>
        <w:numPr>
          <w:ilvl w:val="0"/>
          <w:numId w:val="4"/>
        </w:numPr>
        <w:spacing w:before="60" w:after="100" w:afterAutospacing="1"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A is True and R is False.</w:t>
      </w:r>
    </w:p>
    <w:p w:rsidR="00DF3782" w:rsidRPr="00DF3782" w:rsidRDefault="00DF3782" w:rsidP="00DF3782">
      <w:pPr>
        <w:numPr>
          <w:ilvl w:val="0"/>
          <w:numId w:val="4"/>
        </w:numPr>
        <w:spacing w:before="60" w:after="100" w:afterAutospacing="1"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A is False and R is True.</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b/>
          <w:bCs/>
          <w:i/>
          <w:iCs/>
          <w:sz w:val="24"/>
          <w:szCs w:val="24"/>
          <w:lang w:eastAsia="en-IN" w:bidi="hi-IN"/>
        </w:rPr>
        <w:t>Answer</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 xml:space="preserve">Both A and R </w:t>
      </w:r>
      <w:proofErr w:type="gramStart"/>
      <w:r w:rsidRPr="00DF3782">
        <w:rPr>
          <w:rFonts w:ascii="Times New Roman" w:eastAsia="Times New Roman" w:hAnsi="Times New Roman" w:cs="Times New Roman"/>
          <w:sz w:val="24"/>
          <w:szCs w:val="24"/>
          <w:lang w:eastAsia="en-IN" w:bidi="hi-IN"/>
        </w:rPr>
        <w:t>are</w:t>
      </w:r>
      <w:proofErr w:type="gramEnd"/>
      <w:r w:rsidRPr="00DF3782">
        <w:rPr>
          <w:rFonts w:ascii="Times New Roman" w:eastAsia="Times New Roman" w:hAnsi="Times New Roman" w:cs="Times New Roman"/>
          <w:sz w:val="24"/>
          <w:szCs w:val="24"/>
          <w:lang w:eastAsia="en-IN" w:bidi="hi-IN"/>
        </w:rPr>
        <w:t xml:space="preserve"> False.</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b/>
          <w:bCs/>
          <w:sz w:val="24"/>
          <w:szCs w:val="24"/>
          <w:lang w:eastAsia="en-IN" w:bidi="hi-IN"/>
        </w:rPr>
        <w:t>Explanation</w:t>
      </w:r>
      <w:r w:rsidRPr="00DF3782">
        <w:rPr>
          <w:rFonts w:ascii="Times New Roman" w:eastAsia="Times New Roman" w:hAnsi="Times New Roman" w:cs="Times New Roman"/>
          <w:sz w:val="24"/>
          <w:szCs w:val="24"/>
          <w:lang w:eastAsia="en-IN" w:bidi="hi-IN"/>
        </w:rPr>
        <w:br/>
        <w:t>A cell membrane is semi-permeable. It selectively allows the passage of some molecules while preventing others. Solutions of different tonicity will result in osmotic movement of water, but not necessarily the free movement of solutes across the membrane.</w:t>
      </w:r>
    </w:p>
    <w:p w:rsidR="00DF3782" w:rsidRPr="00DF3782" w:rsidRDefault="00DF3782" w:rsidP="00DF3782">
      <w:pPr>
        <w:spacing w:before="360" w:after="240" w:line="240" w:lineRule="auto"/>
        <w:outlineLvl w:val="3"/>
        <w:rPr>
          <w:rFonts w:ascii="Times New Roman" w:eastAsia="Times New Roman" w:hAnsi="Times New Roman" w:cs="Times New Roman"/>
          <w:b/>
          <w:bCs/>
          <w:sz w:val="24"/>
          <w:szCs w:val="24"/>
          <w:lang w:eastAsia="en-IN" w:bidi="hi-IN"/>
        </w:rPr>
      </w:pPr>
      <w:r w:rsidRPr="00DF3782">
        <w:rPr>
          <w:rFonts w:ascii="Times New Roman" w:eastAsia="Times New Roman" w:hAnsi="Times New Roman" w:cs="Times New Roman"/>
          <w:b/>
          <w:bCs/>
          <w:sz w:val="24"/>
          <w:szCs w:val="24"/>
          <w:lang w:eastAsia="en-IN" w:bidi="hi-IN"/>
        </w:rPr>
        <w:lastRenderedPageBreak/>
        <w:t>Question 5</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b/>
          <w:bCs/>
          <w:sz w:val="24"/>
          <w:szCs w:val="24"/>
          <w:lang w:eastAsia="en-IN" w:bidi="hi-IN"/>
        </w:rPr>
        <w:t>Assertion.</w:t>
      </w:r>
      <w:r w:rsidRPr="00DF3782">
        <w:rPr>
          <w:rFonts w:ascii="Times New Roman" w:eastAsia="Times New Roman" w:hAnsi="Times New Roman" w:cs="Times New Roman"/>
          <w:sz w:val="24"/>
          <w:szCs w:val="24"/>
          <w:lang w:eastAsia="en-IN" w:bidi="hi-IN"/>
        </w:rPr>
        <w:t> Scattered Golgi body in animal cells are called as '</w:t>
      </w:r>
      <w:proofErr w:type="spellStart"/>
      <w:r w:rsidRPr="00DF3782">
        <w:rPr>
          <w:rFonts w:ascii="Times New Roman" w:eastAsia="Times New Roman" w:hAnsi="Times New Roman" w:cs="Times New Roman"/>
          <w:sz w:val="24"/>
          <w:szCs w:val="24"/>
          <w:lang w:eastAsia="en-IN" w:bidi="hi-IN"/>
        </w:rPr>
        <w:t>dictyosomes</w:t>
      </w:r>
      <w:proofErr w:type="spellEnd"/>
      <w:r w:rsidRPr="00DF3782">
        <w:rPr>
          <w:rFonts w:ascii="Times New Roman" w:eastAsia="Times New Roman" w:hAnsi="Times New Roman" w:cs="Times New Roman"/>
          <w:sz w:val="24"/>
          <w:szCs w:val="24"/>
          <w:lang w:eastAsia="en-IN" w:bidi="hi-IN"/>
        </w:rPr>
        <w:t>'.</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b/>
          <w:bCs/>
          <w:sz w:val="24"/>
          <w:szCs w:val="24"/>
          <w:lang w:eastAsia="en-IN" w:bidi="hi-IN"/>
        </w:rPr>
        <w:t>Reason.</w:t>
      </w:r>
      <w:r w:rsidRPr="00DF3782">
        <w:rPr>
          <w:rFonts w:ascii="Times New Roman" w:eastAsia="Times New Roman" w:hAnsi="Times New Roman" w:cs="Times New Roman"/>
          <w:sz w:val="24"/>
          <w:szCs w:val="24"/>
          <w:lang w:eastAsia="en-IN" w:bidi="hi-IN"/>
        </w:rPr>
        <w:t xml:space="preserve"> Plant cells have </w:t>
      </w:r>
      <w:proofErr w:type="spellStart"/>
      <w:r w:rsidRPr="00DF3782">
        <w:rPr>
          <w:rFonts w:ascii="Times New Roman" w:eastAsia="Times New Roman" w:hAnsi="Times New Roman" w:cs="Times New Roman"/>
          <w:sz w:val="24"/>
          <w:szCs w:val="24"/>
          <w:lang w:eastAsia="en-IN" w:bidi="hi-IN"/>
        </w:rPr>
        <w:t>dictyosomes</w:t>
      </w:r>
      <w:proofErr w:type="spellEnd"/>
      <w:r w:rsidRPr="00DF3782">
        <w:rPr>
          <w:rFonts w:ascii="Times New Roman" w:eastAsia="Times New Roman" w:hAnsi="Times New Roman" w:cs="Times New Roman"/>
          <w:sz w:val="24"/>
          <w:szCs w:val="24"/>
          <w:lang w:eastAsia="en-IN" w:bidi="hi-IN"/>
        </w:rPr>
        <w:t xml:space="preserve"> because the entire central space is occupied by a large vacuole.</w:t>
      </w:r>
    </w:p>
    <w:p w:rsidR="00DF3782" w:rsidRPr="00DF3782" w:rsidRDefault="00DF3782" w:rsidP="00DF378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 xml:space="preserve">Both A and R </w:t>
      </w:r>
      <w:proofErr w:type="gramStart"/>
      <w:r w:rsidRPr="00DF3782">
        <w:rPr>
          <w:rFonts w:ascii="Times New Roman" w:eastAsia="Times New Roman" w:hAnsi="Times New Roman" w:cs="Times New Roman"/>
          <w:sz w:val="24"/>
          <w:szCs w:val="24"/>
          <w:lang w:eastAsia="en-IN" w:bidi="hi-IN"/>
        </w:rPr>
        <w:t>are</w:t>
      </w:r>
      <w:proofErr w:type="gramEnd"/>
      <w:r w:rsidRPr="00DF3782">
        <w:rPr>
          <w:rFonts w:ascii="Times New Roman" w:eastAsia="Times New Roman" w:hAnsi="Times New Roman" w:cs="Times New Roman"/>
          <w:sz w:val="24"/>
          <w:szCs w:val="24"/>
          <w:lang w:eastAsia="en-IN" w:bidi="hi-IN"/>
        </w:rPr>
        <w:t xml:space="preserve"> True.</w:t>
      </w:r>
    </w:p>
    <w:p w:rsidR="00DF3782" w:rsidRPr="00DF3782" w:rsidRDefault="00DF3782" w:rsidP="00DF3782">
      <w:pPr>
        <w:numPr>
          <w:ilvl w:val="0"/>
          <w:numId w:val="5"/>
        </w:numPr>
        <w:spacing w:before="60" w:after="100" w:afterAutospacing="1"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 xml:space="preserve">Both A and R </w:t>
      </w:r>
      <w:proofErr w:type="gramStart"/>
      <w:r w:rsidRPr="00DF3782">
        <w:rPr>
          <w:rFonts w:ascii="Times New Roman" w:eastAsia="Times New Roman" w:hAnsi="Times New Roman" w:cs="Times New Roman"/>
          <w:sz w:val="24"/>
          <w:szCs w:val="24"/>
          <w:lang w:eastAsia="en-IN" w:bidi="hi-IN"/>
        </w:rPr>
        <w:t>are</w:t>
      </w:r>
      <w:proofErr w:type="gramEnd"/>
      <w:r w:rsidRPr="00DF3782">
        <w:rPr>
          <w:rFonts w:ascii="Times New Roman" w:eastAsia="Times New Roman" w:hAnsi="Times New Roman" w:cs="Times New Roman"/>
          <w:sz w:val="24"/>
          <w:szCs w:val="24"/>
          <w:lang w:eastAsia="en-IN" w:bidi="hi-IN"/>
        </w:rPr>
        <w:t xml:space="preserve"> False.</w:t>
      </w:r>
    </w:p>
    <w:p w:rsidR="00DF3782" w:rsidRPr="00DF3782" w:rsidRDefault="00DF3782" w:rsidP="00DF3782">
      <w:pPr>
        <w:numPr>
          <w:ilvl w:val="0"/>
          <w:numId w:val="5"/>
        </w:numPr>
        <w:spacing w:before="60" w:after="100" w:afterAutospacing="1"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A is True and R is False.</w:t>
      </w:r>
    </w:p>
    <w:p w:rsidR="00DF3782" w:rsidRPr="00DF3782" w:rsidRDefault="00DF3782" w:rsidP="00DF3782">
      <w:pPr>
        <w:numPr>
          <w:ilvl w:val="0"/>
          <w:numId w:val="5"/>
        </w:numPr>
        <w:spacing w:before="60" w:after="100" w:afterAutospacing="1"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A is False and R is True.</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b/>
          <w:bCs/>
          <w:i/>
          <w:iCs/>
          <w:sz w:val="24"/>
          <w:szCs w:val="24"/>
          <w:lang w:eastAsia="en-IN" w:bidi="hi-IN"/>
        </w:rPr>
        <w:t>Answer</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A is False and R is True.</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b/>
          <w:bCs/>
          <w:sz w:val="24"/>
          <w:szCs w:val="24"/>
          <w:lang w:eastAsia="en-IN" w:bidi="hi-IN"/>
        </w:rPr>
        <w:t>Explanation</w:t>
      </w:r>
      <w:r w:rsidRPr="00DF3782">
        <w:rPr>
          <w:rFonts w:ascii="Times New Roman" w:eastAsia="Times New Roman" w:hAnsi="Times New Roman" w:cs="Times New Roman"/>
          <w:sz w:val="24"/>
          <w:szCs w:val="24"/>
          <w:lang w:eastAsia="en-IN" w:bidi="hi-IN"/>
        </w:rPr>
        <w:br/>
        <w:t>Scattered Golgi body in </w:t>
      </w:r>
      <w:r w:rsidRPr="00DF3782">
        <w:rPr>
          <w:rFonts w:ascii="Times New Roman" w:eastAsia="Times New Roman" w:hAnsi="Times New Roman" w:cs="Times New Roman"/>
          <w:b/>
          <w:bCs/>
          <w:i/>
          <w:iCs/>
          <w:sz w:val="24"/>
          <w:szCs w:val="24"/>
          <w:lang w:eastAsia="en-IN" w:bidi="hi-IN"/>
        </w:rPr>
        <w:t>plant cells</w:t>
      </w:r>
      <w:r w:rsidRPr="00DF3782">
        <w:rPr>
          <w:rFonts w:ascii="Times New Roman" w:eastAsia="Times New Roman" w:hAnsi="Times New Roman" w:cs="Times New Roman"/>
          <w:sz w:val="24"/>
          <w:szCs w:val="24"/>
          <w:lang w:eastAsia="en-IN" w:bidi="hi-IN"/>
        </w:rPr>
        <w:t> are called as '</w:t>
      </w:r>
      <w:proofErr w:type="spellStart"/>
      <w:r w:rsidRPr="00DF3782">
        <w:rPr>
          <w:rFonts w:ascii="Times New Roman" w:eastAsia="Times New Roman" w:hAnsi="Times New Roman" w:cs="Times New Roman"/>
          <w:sz w:val="24"/>
          <w:szCs w:val="24"/>
          <w:lang w:eastAsia="en-IN" w:bidi="hi-IN"/>
        </w:rPr>
        <w:t>dictyosomes</w:t>
      </w:r>
      <w:proofErr w:type="spellEnd"/>
      <w:r w:rsidRPr="00DF3782">
        <w:rPr>
          <w:rFonts w:ascii="Times New Roman" w:eastAsia="Times New Roman" w:hAnsi="Times New Roman" w:cs="Times New Roman"/>
          <w:sz w:val="24"/>
          <w:szCs w:val="24"/>
          <w:lang w:eastAsia="en-IN" w:bidi="hi-IN"/>
        </w:rPr>
        <w:t xml:space="preserve">'. Plant cells have </w:t>
      </w:r>
      <w:proofErr w:type="spellStart"/>
      <w:r w:rsidRPr="00DF3782">
        <w:rPr>
          <w:rFonts w:ascii="Times New Roman" w:eastAsia="Times New Roman" w:hAnsi="Times New Roman" w:cs="Times New Roman"/>
          <w:sz w:val="24"/>
          <w:szCs w:val="24"/>
          <w:lang w:eastAsia="en-IN" w:bidi="hi-IN"/>
        </w:rPr>
        <w:t>dictyosomes</w:t>
      </w:r>
      <w:proofErr w:type="spellEnd"/>
      <w:r w:rsidRPr="00DF3782">
        <w:rPr>
          <w:rFonts w:ascii="Times New Roman" w:eastAsia="Times New Roman" w:hAnsi="Times New Roman" w:cs="Times New Roman"/>
          <w:sz w:val="24"/>
          <w:szCs w:val="24"/>
          <w:lang w:eastAsia="en-IN" w:bidi="hi-IN"/>
        </w:rPr>
        <w:t xml:space="preserve"> because the entire central space is occupied by a large vacuole. They play a role in cell plate formation during cell division.</w:t>
      </w:r>
    </w:p>
    <w:p w:rsidR="00DF3782" w:rsidRPr="00DF3782" w:rsidRDefault="00DF3782" w:rsidP="00DF3782">
      <w:pPr>
        <w:pBdr>
          <w:bottom w:val="single" w:sz="6" w:space="4" w:color="EAECEF"/>
        </w:pBdr>
        <w:spacing w:after="240" w:line="240" w:lineRule="auto"/>
        <w:outlineLvl w:val="1"/>
        <w:rPr>
          <w:rFonts w:ascii="Times New Roman" w:eastAsia="Times New Roman" w:hAnsi="Times New Roman" w:cs="Times New Roman"/>
          <w:b/>
          <w:bCs/>
          <w:sz w:val="36"/>
          <w:szCs w:val="36"/>
          <w:lang w:eastAsia="en-IN" w:bidi="hi-IN"/>
        </w:rPr>
      </w:pPr>
      <w:r w:rsidRPr="00DF3782">
        <w:rPr>
          <w:rFonts w:ascii="Times New Roman" w:eastAsia="Times New Roman" w:hAnsi="Times New Roman" w:cs="Times New Roman"/>
          <w:b/>
          <w:bCs/>
          <w:sz w:val="36"/>
          <w:szCs w:val="36"/>
          <w:lang w:eastAsia="en-IN" w:bidi="hi-IN"/>
        </w:rPr>
        <w:t>Very Short Answer Type</w:t>
      </w:r>
    </w:p>
    <w:p w:rsidR="00DF3782" w:rsidRPr="00DF3782" w:rsidRDefault="00DF3782" w:rsidP="00DF3782">
      <w:pPr>
        <w:spacing w:after="0" w:line="240" w:lineRule="auto"/>
        <w:rPr>
          <w:ins w:id="0" w:author="Unknown"/>
          <w:rFonts w:ascii="Times New Roman" w:eastAsia="Times New Roman" w:hAnsi="Times New Roman" w:cs="Times New Roman"/>
          <w:sz w:val="24"/>
          <w:szCs w:val="24"/>
          <w:lang w:eastAsia="en-IN" w:bidi="hi-IN"/>
        </w:rPr>
      </w:pPr>
      <w:ins w:id="1" w:author="Unknown">
        <w:r w:rsidRPr="00DF3782">
          <w:rPr>
            <w:rFonts w:ascii="Times New Roman" w:eastAsia="Times New Roman" w:hAnsi="Times New Roman" w:cs="Times New Roman"/>
            <w:sz w:val="24"/>
            <w:szCs w:val="24"/>
            <w:lang w:eastAsia="en-IN" w:bidi="hi-IN"/>
          </w:rPr>
          <w:t>Discover more</w:t>
        </w:r>
      </w:ins>
    </w:p>
    <w:p w:rsidR="00DF3782" w:rsidRPr="00DF3782" w:rsidRDefault="00DF3782" w:rsidP="00DF3782">
      <w:pPr>
        <w:spacing w:after="0" w:line="240" w:lineRule="auto"/>
        <w:rPr>
          <w:ins w:id="2" w:author="Unknown"/>
          <w:rFonts w:ascii="Times New Roman" w:eastAsia="Times New Roman" w:hAnsi="Times New Roman" w:cs="Times New Roman"/>
          <w:sz w:val="24"/>
          <w:szCs w:val="24"/>
          <w:lang w:eastAsia="en-IN" w:bidi="hi-IN"/>
        </w:rPr>
      </w:pPr>
      <w:ins w:id="3" w:author="Unknown">
        <w:r w:rsidRPr="00DF3782">
          <w:rPr>
            <w:rFonts w:ascii="Times New Roman" w:eastAsia="Times New Roman" w:hAnsi="Times New Roman" w:cs="Times New Roman"/>
            <w:sz w:val="24"/>
            <w:szCs w:val="24"/>
            <w:lang w:eastAsia="en-IN" w:bidi="hi-IN"/>
          </w:rPr>
          <w:t>Science</w:t>
        </w:r>
      </w:ins>
    </w:p>
    <w:p w:rsidR="00DF3782" w:rsidRPr="00DF3782" w:rsidRDefault="00DF3782" w:rsidP="00DF3782">
      <w:pPr>
        <w:spacing w:after="0" w:line="240" w:lineRule="auto"/>
        <w:rPr>
          <w:ins w:id="4" w:author="Unknown"/>
          <w:rFonts w:ascii="Times New Roman" w:eastAsia="Times New Roman" w:hAnsi="Times New Roman" w:cs="Times New Roman"/>
          <w:sz w:val="24"/>
          <w:szCs w:val="24"/>
          <w:lang w:eastAsia="en-IN" w:bidi="hi-IN"/>
        </w:rPr>
      </w:pPr>
      <w:ins w:id="5" w:author="Unknown">
        <w:r w:rsidRPr="00DF3782">
          <w:rPr>
            <w:rFonts w:ascii="Times New Roman" w:eastAsia="Times New Roman" w:hAnsi="Times New Roman" w:cs="Times New Roman"/>
            <w:sz w:val="24"/>
            <w:szCs w:val="24"/>
            <w:lang w:eastAsia="en-IN" w:bidi="hi-IN"/>
          </w:rPr>
          <w:t>Mathematics</w:t>
        </w:r>
      </w:ins>
    </w:p>
    <w:p w:rsidR="00DF3782" w:rsidRPr="00DF3782" w:rsidRDefault="00DF3782" w:rsidP="00DF3782">
      <w:pPr>
        <w:spacing w:after="0" w:line="240" w:lineRule="auto"/>
        <w:rPr>
          <w:ins w:id="6" w:author="Unknown"/>
          <w:rFonts w:ascii="Times New Roman" w:eastAsia="Times New Roman" w:hAnsi="Times New Roman" w:cs="Times New Roman"/>
          <w:sz w:val="24"/>
          <w:szCs w:val="24"/>
          <w:lang w:eastAsia="en-IN" w:bidi="hi-IN"/>
        </w:rPr>
      </w:pPr>
      <w:ins w:id="7" w:author="Unknown">
        <w:r w:rsidRPr="00DF3782">
          <w:rPr>
            <w:rFonts w:ascii="Times New Roman" w:eastAsia="Times New Roman" w:hAnsi="Times New Roman" w:cs="Times New Roman"/>
            <w:sz w:val="24"/>
            <w:szCs w:val="24"/>
            <w:lang w:eastAsia="en-IN" w:bidi="hi-IN"/>
          </w:rPr>
          <w:t>Maths</w:t>
        </w:r>
      </w:ins>
    </w:p>
    <w:p w:rsidR="00DF3782" w:rsidRPr="00DF3782" w:rsidRDefault="00DF3782" w:rsidP="00DF3782">
      <w:pPr>
        <w:spacing w:after="0" w:line="240" w:lineRule="auto"/>
        <w:rPr>
          <w:ins w:id="8" w:author="Unknown"/>
          <w:rFonts w:ascii="Times New Roman" w:eastAsia="Times New Roman" w:hAnsi="Times New Roman" w:cs="Times New Roman"/>
          <w:sz w:val="24"/>
          <w:szCs w:val="24"/>
          <w:lang w:eastAsia="en-IN" w:bidi="hi-IN"/>
        </w:rPr>
      </w:pPr>
      <w:ins w:id="9" w:author="Unknown">
        <w:r w:rsidRPr="00DF3782">
          <w:rPr>
            <w:rFonts w:ascii="Times New Roman" w:eastAsia="Times New Roman" w:hAnsi="Times New Roman" w:cs="Times New Roman"/>
            <w:sz w:val="24"/>
            <w:szCs w:val="24"/>
            <w:lang w:eastAsia="en-IN" w:bidi="hi-IN"/>
          </w:rPr>
          <w:t>Educational tablets</w:t>
        </w:r>
      </w:ins>
    </w:p>
    <w:p w:rsidR="00DF3782" w:rsidRPr="00DF3782" w:rsidRDefault="00DF3782" w:rsidP="00DF3782">
      <w:pPr>
        <w:spacing w:after="0" w:line="240" w:lineRule="auto"/>
        <w:rPr>
          <w:ins w:id="10" w:author="Unknown"/>
          <w:rFonts w:ascii="Times New Roman" w:eastAsia="Times New Roman" w:hAnsi="Times New Roman" w:cs="Times New Roman"/>
          <w:sz w:val="24"/>
          <w:szCs w:val="24"/>
          <w:lang w:eastAsia="en-IN" w:bidi="hi-IN"/>
        </w:rPr>
      </w:pPr>
      <w:ins w:id="11" w:author="Unknown">
        <w:r w:rsidRPr="00DF3782">
          <w:rPr>
            <w:rFonts w:ascii="Times New Roman" w:eastAsia="Times New Roman" w:hAnsi="Times New Roman" w:cs="Times New Roman"/>
            <w:sz w:val="24"/>
            <w:szCs w:val="24"/>
            <w:lang w:eastAsia="en-IN" w:bidi="hi-IN"/>
          </w:rPr>
          <w:t>Exam preparation books</w:t>
        </w:r>
      </w:ins>
    </w:p>
    <w:p w:rsidR="00DF3782" w:rsidRPr="00DF3782" w:rsidRDefault="00DF3782" w:rsidP="00DF3782">
      <w:pPr>
        <w:spacing w:after="0" w:line="240" w:lineRule="auto"/>
        <w:rPr>
          <w:ins w:id="12" w:author="Unknown"/>
          <w:rFonts w:ascii="Times New Roman" w:eastAsia="Times New Roman" w:hAnsi="Times New Roman" w:cs="Times New Roman"/>
          <w:sz w:val="24"/>
          <w:szCs w:val="24"/>
          <w:lang w:eastAsia="en-IN" w:bidi="hi-IN"/>
        </w:rPr>
      </w:pPr>
      <w:ins w:id="13" w:author="Unknown">
        <w:r w:rsidRPr="00DF3782">
          <w:rPr>
            <w:rFonts w:ascii="Times New Roman" w:eastAsia="Times New Roman" w:hAnsi="Times New Roman" w:cs="Times New Roman"/>
            <w:sz w:val="24"/>
            <w:szCs w:val="24"/>
            <w:lang w:eastAsia="en-IN" w:bidi="hi-IN"/>
          </w:rPr>
          <w:t>Subject-specific guides</w:t>
        </w:r>
      </w:ins>
    </w:p>
    <w:p w:rsidR="00DF3782" w:rsidRPr="00DF3782" w:rsidRDefault="00DF3782" w:rsidP="00DF3782">
      <w:pPr>
        <w:spacing w:after="0" w:line="240" w:lineRule="auto"/>
        <w:rPr>
          <w:ins w:id="14" w:author="Unknown"/>
          <w:rFonts w:ascii="Times New Roman" w:eastAsia="Times New Roman" w:hAnsi="Times New Roman" w:cs="Times New Roman"/>
          <w:sz w:val="24"/>
          <w:szCs w:val="24"/>
          <w:lang w:eastAsia="en-IN" w:bidi="hi-IN"/>
        </w:rPr>
      </w:pPr>
      <w:ins w:id="15" w:author="Unknown">
        <w:r w:rsidRPr="00DF3782">
          <w:rPr>
            <w:rFonts w:ascii="Times New Roman" w:eastAsia="Times New Roman" w:hAnsi="Times New Roman" w:cs="Times New Roman"/>
            <w:sz w:val="24"/>
            <w:szCs w:val="24"/>
            <w:lang w:eastAsia="en-IN" w:bidi="hi-IN"/>
          </w:rPr>
          <w:t>Graphing calculators</w:t>
        </w:r>
      </w:ins>
    </w:p>
    <w:p w:rsidR="00DF3782" w:rsidRPr="00DF3782" w:rsidRDefault="00DF3782" w:rsidP="00DF3782">
      <w:pPr>
        <w:spacing w:after="0" w:line="240" w:lineRule="auto"/>
        <w:rPr>
          <w:ins w:id="16" w:author="Unknown"/>
          <w:rFonts w:ascii="Times New Roman" w:eastAsia="Times New Roman" w:hAnsi="Times New Roman" w:cs="Times New Roman"/>
          <w:sz w:val="24"/>
          <w:szCs w:val="24"/>
          <w:lang w:eastAsia="en-IN" w:bidi="hi-IN"/>
        </w:rPr>
      </w:pPr>
      <w:ins w:id="17" w:author="Unknown">
        <w:r w:rsidRPr="00DF3782">
          <w:rPr>
            <w:rFonts w:ascii="Times New Roman" w:eastAsia="Times New Roman" w:hAnsi="Times New Roman" w:cs="Times New Roman"/>
            <w:sz w:val="24"/>
            <w:szCs w:val="24"/>
            <w:lang w:eastAsia="en-IN" w:bidi="hi-IN"/>
          </w:rPr>
          <w:t>Educational posters</w:t>
        </w:r>
      </w:ins>
    </w:p>
    <w:p w:rsidR="00DF3782" w:rsidRPr="00DF3782" w:rsidRDefault="00DF3782" w:rsidP="00DF3782">
      <w:pPr>
        <w:spacing w:after="0" w:line="240" w:lineRule="auto"/>
        <w:rPr>
          <w:ins w:id="18" w:author="Unknown"/>
          <w:rFonts w:ascii="Times New Roman" w:eastAsia="Times New Roman" w:hAnsi="Times New Roman" w:cs="Times New Roman"/>
          <w:sz w:val="24"/>
          <w:szCs w:val="24"/>
          <w:lang w:eastAsia="en-IN" w:bidi="hi-IN"/>
        </w:rPr>
      </w:pPr>
      <w:ins w:id="19" w:author="Unknown">
        <w:r w:rsidRPr="00DF3782">
          <w:rPr>
            <w:rFonts w:ascii="Times New Roman" w:eastAsia="Times New Roman" w:hAnsi="Times New Roman" w:cs="Times New Roman"/>
            <w:sz w:val="24"/>
            <w:szCs w:val="24"/>
            <w:lang w:eastAsia="en-IN" w:bidi="hi-IN"/>
          </w:rPr>
          <w:t>Simplified ICSE Chemistry</w:t>
        </w:r>
      </w:ins>
    </w:p>
    <w:p w:rsidR="00DF3782" w:rsidRPr="00DF3782" w:rsidRDefault="00DF3782" w:rsidP="00DF3782">
      <w:pPr>
        <w:spacing w:after="0" w:line="240" w:lineRule="auto"/>
        <w:rPr>
          <w:ins w:id="20" w:author="Unknown"/>
          <w:rFonts w:ascii="Times New Roman" w:eastAsia="Times New Roman" w:hAnsi="Times New Roman" w:cs="Times New Roman"/>
          <w:sz w:val="24"/>
          <w:szCs w:val="24"/>
          <w:lang w:eastAsia="en-IN" w:bidi="hi-IN"/>
        </w:rPr>
      </w:pPr>
      <w:ins w:id="21" w:author="Unknown">
        <w:r w:rsidRPr="00DF3782">
          <w:rPr>
            <w:rFonts w:ascii="Times New Roman" w:eastAsia="Times New Roman" w:hAnsi="Times New Roman" w:cs="Times New Roman"/>
            <w:sz w:val="24"/>
            <w:szCs w:val="24"/>
            <w:lang w:eastAsia="en-IN" w:bidi="hi-IN"/>
          </w:rPr>
          <w:t>Language learning apps</w:t>
        </w:r>
      </w:ins>
    </w:p>
    <w:p w:rsidR="00DF3782" w:rsidRPr="00DF3782" w:rsidRDefault="00DF3782" w:rsidP="00DF3782">
      <w:pPr>
        <w:spacing w:before="360" w:after="240" w:line="240" w:lineRule="auto"/>
        <w:outlineLvl w:val="3"/>
        <w:rPr>
          <w:rFonts w:ascii="Times New Roman" w:eastAsia="Times New Roman" w:hAnsi="Times New Roman" w:cs="Times New Roman"/>
          <w:b/>
          <w:bCs/>
          <w:sz w:val="24"/>
          <w:szCs w:val="24"/>
          <w:lang w:eastAsia="en-IN" w:bidi="hi-IN"/>
        </w:rPr>
      </w:pPr>
      <w:r w:rsidRPr="00DF3782">
        <w:rPr>
          <w:rFonts w:ascii="Times New Roman" w:eastAsia="Times New Roman" w:hAnsi="Times New Roman" w:cs="Times New Roman"/>
          <w:b/>
          <w:bCs/>
          <w:sz w:val="24"/>
          <w:szCs w:val="24"/>
          <w:lang w:eastAsia="en-IN" w:bidi="hi-IN"/>
        </w:rPr>
        <w:t>Question 1</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b/>
          <w:bCs/>
          <w:sz w:val="24"/>
          <w:szCs w:val="24"/>
          <w:lang w:eastAsia="en-IN" w:bidi="hi-IN"/>
        </w:rPr>
        <w:t>Identify</w:t>
      </w:r>
      <w:r w:rsidRPr="00DF3782">
        <w:rPr>
          <w:rFonts w:ascii="Times New Roman" w:eastAsia="Times New Roman" w:hAnsi="Times New Roman" w:cs="Times New Roman"/>
          <w:sz w:val="24"/>
          <w:szCs w:val="24"/>
          <w:lang w:eastAsia="en-IN" w:bidi="hi-IN"/>
        </w:rPr>
        <w:t> the cellular structures with the help of the following clues:</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(a) It synthesizes the respiratory enzymes.</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(b) It is made up of lipoprotein.</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(c) A non-living rigid layer surrounding the plasma membrane.</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(d) Supportive framework for the cell.</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(e) It consists of cisternae, vesicles and vacuoles.</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(f) It destroys foreign substances.</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lastRenderedPageBreak/>
        <w:t>(g) It gives turgidity to the plant cells.</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(h) It is made up of DNA threads.</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w:t>
      </w:r>
      <w:proofErr w:type="spellStart"/>
      <w:r w:rsidRPr="00DF3782">
        <w:rPr>
          <w:rFonts w:ascii="Times New Roman" w:eastAsia="Times New Roman" w:hAnsi="Times New Roman" w:cs="Times New Roman"/>
          <w:sz w:val="24"/>
          <w:szCs w:val="24"/>
          <w:lang w:eastAsia="en-IN" w:bidi="hi-IN"/>
        </w:rPr>
        <w:t>i</w:t>
      </w:r>
      <w:proofErr w:type="spellEnd"/>
      <w:r w:rsidRPr="00DF3782">
        <w:rPr>
          <w:rFonts w:ascii="Times New Roman" w:eastAsia="Times New Roman" w:hAnsi="Times New Roman" w:cs="Times New Roman"/>
          <w:sz w:val="24"/>
          <w:szCs w:val="24"/>
          <w:lang w:eastAsia="en-IN" w:bidi="hi-IN"/>
        </w:rPr>
        <w:t>) It contains chromatin fibres.</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(j) It initiates and regulates cell division.</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b/>
          <w:bCs/>
          <w:i/>
          <w:iCs/>
          <w:sz w:val="24"/>
          <w:szCs w:val="24"/>
          <w:lang w:eastAsia="en-IN" w:bidi="hi-IN"/>
        </w:rPr>
        <w:t>Answer</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(a) Mitochondria</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(b) Cell membrane/plasma membrane</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(c) Cell wall</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(d) Endoplasmic reticulum</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(e) Golgi apparatus</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(f) Lysosomes</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(g) Vacuoles</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(h) Chromatin fibres</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w:t>
      </w:r>
      <w:proofErr w:type="spellStart"/>
      <w:r w:rsidRPr="00DF3782">
        <w:rPr>
          <w:rFonts w:ascii="Times New Roman" w:eastAsia="Times New Roman" w:hAnsi="Times New Roman" w:cs="Times New Roman"/>
          <w:sz w:val="24"/>
          <w:szCs w:val="24"/>
          <w:lang w:eastAsia="en-IN" w:bidi="hi-IN"/>
        </w:rPr>
        <w:t>i</w:t>
      </w:r>
      <w:proofErr w:type="spellEnd"/>
      <w:r w:rsidRPr="00DF3782">
        <w:rPr>
          <w:rFonts w:ascii="Times New Roman" w:eastAsia="Times New Roman" w:hAnsi="Times New Roman" w:cs="Times New Roman"/>
          <w:sz w:val="24"/>
          <w:szCs w:val="24"/>
          <w:lang w:eastAsia="en-IN" w:bidi="hi-IN"/>
        </w:rPr>
        <w:t>) Nucleus</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(j) Centrosome</w:t>
      </w:r>
    </w:p>
    <w:p w:rsidR="00DF3782" w:rsidRPr="00DF3782" w:rsidRDefault="00DF3782" w:rsidP="00DF3782">
      <w:pPr>
        <w:spacing w:before="360" w:after="240" w:line="240" w:lineRule="auto"/>
        <w:outlineLvl w:val="3"/>
        <w:rPr>
          <w:rFonts w:ascii="Times New Roman" w:eastAsia="Times New Roman" w:hAnsi="Times New Roman" w:cs="Times New Roman"/>
          <w:b/>
          <w:bCs/>
          <w:sz w:val="24"/>
          <w:szCs w:val="24"/>
          <w:lang w:eastAsia="en-IN" w:bidi="hi-IN"/>
        </w:rPr>
      </w:pPr>
      <w:r w:rsidRPr="00DF3782">
        <w:rPr>
          <w:rFonts w:ascii="Times New Roman" w:eastAsia="Times New Roman" w:hAnsi="Times New Roman" w:cs="Times New Roman"/>
          <w:b/>
          <w:bCs/>
          <w:sz w:val="24"/>
          <w:szCs w:val="24"/>
          <w:lang w:eastAsia="en-IN" w:bidi="hi-IN"/>
        </w:rPr>
        <w:t>Question 2</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b/>
          <w:bCs/>
          <w:sz w:val="24"/>
          <w:szCs w:val="24"/>
          <w:lang w:eastAsia="en-IN" w:bidi="hi-IN"/>
        </w:rPr>
        <w:t>Give</w:t>
      </w:r>
      <w:r w:rsidRPr="00DF3782">
        <w:rPr>
          <w:rFonts w:ascii="Times New Roman" w:eastAsia="Times New Roman" w:hAnsi="Times New Roman" w:cs="Times New Roman"/>
          <w:sz w:val="24"/>
          <w:szCs w:val="24"/>
          <w:lang w:eastAsia="en-IN" w:bidi="hi-IN"/>
        </w:rPr>
        <w:t> two examples of each:</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(a) Unicellular animals</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(b) Unicellular plants</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(c) Cell organelles</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(d) Cell inclusions</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(e) Stains which make the nucleus distinct.</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b/>
          <w:bCs/>
          <w:i/>
          <w:iCs/>
          <w:sz w:val="24"/>
          <w:szCs w:val="24"/>
          <w:lang w:eastAsia="en-IN" w:bidi="hi-IN"/>
        </w:rPr>
        <w:t>Answer</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(a) Unicellular animals — Amoeba, Paramecium</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 xml:space="preserve">(b) Unicellular plants — </w:t>
      </w:r>
      <w:proofErr w:type="spellStart"/>
      <w:r w:rsidRPr="00DF3782">
        <w:rPr>
          <w:rFonts w:ascii="Times New Roman" w:eastAsia="Times New Roman" w:hAnsi="Times New Roman" w:cs="Times New Roman"/>
          <w:sz w:val="24"/>
          <w:szCs w:val="24"/>
          <w:lang w:eastAsia="en-IN" w:bidi="hi-IN"/>
        </w:rPr>
        <w:t>Chlamydomonas</w:t>
      </w:r>
      <w:proofErr w:type="spellEnd"/>
      <w:r w:rsidRPr="00DF3782">
        <w:rPr>
          <w:rFonts w:ascii="Times New Roman" w:eastAsia="Times New Roman" w:hAnsi="Times New Roman" w:cs="Times New Roman"/>
          <w:sz w:val="24"/>
          <w:szCs w:val="24"/>
          <w:lang w:eastAsia="en-IN" w:bidi="hi-IN"/>
        </w:rPr>
        <w:t>, Diatoms</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(c) Cell organelles — Mitochondria, Nucleus</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(d) Cell inclusions — Pigments, Granules</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lastRenderedPageBreak/>
        <w:t>(e) Stains which make the nucleus distinct — Iodine, Eosin.</w:t>
      </w:r>
    </w:p>
    <w:p w:rsidR="00DF3782" w:rsidRPr="00DF3782" w:rsidRDefault="00DF3782" w:rsidP="00DF3782">
      <w:pPr>
        <w:spacing w:before="360" w:after="240" w:line="240" w:lineRule="auto"/>
        <w:outlineLvl w:val="3"/>
        <w:rPr>
          <w:rFonts w:ascii="Times New Roman" w:eastAsia="Times New Roman" w:hAnsi="Times New Roman" w:cs="Times New Roman"/>
          <w:b/>
          <w:bCs/>
          <w:sz w:val="24"/>
          <w:szCs w:val="24"/>
          <w:lang w:eastAsia="en-IN" w:bidi="hi-IN"/>
        </w:rPr>
      </w:pPr>
      <w:r w:rsidRPr="00DF3782">
        <w:rPr>
          <w:rFonts w:ascii="Times New Roman" w:eastAsia="Times New Roman" w:hAnsi="Times New Roman" w:cs="Times New Roman"/>
          <w:b/>
          <w:bCs/>
          <w:sz w:val="24"/>
          <w:szCs w:val="24"/>
          <w:lang w:eastAsia="en-IN" w:bidi="hi-IN"/>
        </w:rPr>
        <w:t>Question 3</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b/>
          <w:bCs/>
          <w:sz w:val="24"/>
          <w:szCs w:val="24"/>
          <w:lang w:eastAsia="en-IN" w:bidi="hi-IN"/>
        </w:rPr>
        <w:t>Name</w:t>
      </w:r>
      <w:r w:rsidRPr="00DF3782">
        <w:rPr>
          <w:rFonts w:ascii="Times New Roman" w:eastAsia="Times New Roman" w:hAnsi="Times New Roman" w:cs="Times New Roman"/>
          <w:sz w:val="24"/>
          <w:szCs w:val="24"/>
          <w:lang w:eastAsia="en-IN" w:bidi="hi-IN"/>
        </w:rPr>
        <w:t> the following:</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(a) A plastid without pigment.</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(b) A pigment which is not found in plastids.</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 xml:space="preserve">(c) The orange-red pigment found in the </w:t>
      </w:r>
      <w:proofErr w:type="spellStart"/>
      <w:r w:rsidRPr="00DF3782">
        <w:rPr>
          <w:rFonts w:ascii="Times New Roman" w:eastAsia="Times New Roman" w:hAnsi="Times New Roman" w:cs="Times New Roman"/>
          <w:sz w:val="24"/>
          <w:szCs w:val="24"/>
          <w:lang w:eastAsia="en-IN" w:bidi="hi-IN"/>
        </w:rPr>
        <w:t>chromoplast</w:t>
      </w:r>
      <w:proofErr w:type="spellEnd"/>
      <w:r w:rsidRPr="00DF3782">
        <w:rPr>
          <w:rFonts w:ascii="Times New Roman" w:eastAsia="Times New Roman" w:hAnsi="Times New Roman" w:cs="Times New Roman"/>
          <w:sz w:val="24"/>
          <w:szCs w:val="24"/>
          <w:lang w:eastAsia="en-IN" w:bidi="hi-IN"/>
        </w:rPr>
        <w:t>.</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(d) Scattered Golgi complex, found in plant cells.</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(e) Amoeboid blood cells of human body.</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(f) The smallest cell of human body.</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(g) Bean-shaped cells of stomata.</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(h) The part of cytoplasm which is devoid of the organelles.</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w:t>
      </w:r>
      <w:proofErr w:type="spellStart"/>
      <w:r w:rsidRPr="00DF3782">
        <w:rPr>
          <w:rFonts w:ascii="Times New Roman" w:eastAsia="Times New Roman" w:hAnsi="Times New Roman" w:cs="Times New Roman"/>
          <w:sz w:val="24"/>
          <w:szCs w:val="24"/>
          <w:lang w:eastAsia="en-IN" w:bidi="hi-IN"/>
        </w:rPr>
        <w:t>i</w:t>
      </w:r>
      <w:proofErr w:type="spellEnd"/>
      <w:r w:rsidRPr="00DF3782">
        <w:rPr>
          <w:rFonts w:ascii="Times New Roman" w:eastAsia="Times New Roman" w:hAnsi="Times New Roman" w:cs="Times New Roman"/>
          <w:sz w:val="24"/>
          <w:szCs w:val="24"/>
          <w:lang w:eastAsia="en-IN" w:bidi="hi-IN"/>
        </w:rPr>
        <w:t>) The folds/finger-like projections from the inner wall of the mitochondria.</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(j) The tubules of Golgi complex.</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b/>
          <w:bCs/>
          <w:i/>
          <w:iCs/>
          <w:sz w:val="24"/>
          <w:szCs w:val="24"/>
          <w:lang w:eastAsia="en-IN" w:bidi="hi-IN"/>
        </w:rPr>
        <w:t>Answer</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(a) Leucoplast</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(b) Anthocyanin</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(c) Carotene</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 xml:space="preserve">(d) </w:t>
      </w:r>
      <w:proofErr w:type="spellStart"/>
      <w:r w:rsidRPr="00DF3782">
        <w:rPr>
          <w:rFonts w:ascii="Times New Roman" w:eastAsia="Times New Roman" w:hAnsi="Times New Roman" w:cs="Times New Roman"/>
          <w:sz w:val="24"/>
          <w:szCs w:val="24"/>
          <w:lang w:eastAsia="en-IN" w:bidi="hi-IN"/>
        </w:rPr>
        <w:t>Dictyosomes</w:t>
      </w:r>
      <w:proofErr w:type="spellEnd"/>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(e) White blood cells (WBCs)</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(f) Red blood cells (RBCs)</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(g) Guard cells</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(h) Cytosol</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w:t>
      </w:r>
      <w:proofErr w:type="spellStart"/>
      <w:r w:rsidRPr="00DF3782">
        <w:rPr>
          <w:rFonts w:ascii="Times New Roman" w:eastAsia="Times New Roman" w:hAnsi="Times New Roman" w:cs="Times New Roman"/>
          <w:sz w:val="24"/>
          <w:szCs w:val="24"/>
          <w:lang w:eastAsia="en-IN" w:bidi="hi-IN"/>
        </w:rPr>
        <w:t>i</w:t>
      </w:r>
      <w:proofErr w:type="spellEnd"/>
      <w:r w:rsidRPr="00DF3782">
        <w:rPr>
          <w:rFonts w:ascii="Times New Roman" w:eastAsia="Times New Roman" w:hAnsi="Times New Roman" w:cs="Times New Roman"/>
          <w:sz w:val="24"/>
          <w:szCs w:val="24"/>
          <w:lang w:eastAsia="en-IN" w:bidi="hi-IN"/>
        </w:rPr>
        <w:t>) Cristae</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(j) Cisternae</w:t>
      </w:r>
    </w:p>
    <w:p w:rsidR="00DF3782" w:rsidRPr="00DF3782" w:rsidRDefault="00DF3782" w:rsidP="00DF3782">
      <w:pPr>
        <w:pBdr>
          <w:bottom w:val="single" w:sz="6" w:space="4" w:color="EAECEF"/>
        </w:pBdr>
        <w:spacing w:after="240" w:line="240" w:lineRule="auto"/>
        <w:outlineLvl w:val="1"/>
        <w:rPr>
          <w:rFonts w:ascii="Times New Roman" w:eastAsia="Times New Roman" w:hAnsi="Times New Roman" w:cs="Times New Roman"/>
          <w:b/>
          <w:bCs/>
          <w:sz w:val="36"/>
          <w:szCs w:val="36"/>
          <w:lang w:eastAsia="en-IN" w:bidi="hi-IN"/>
        </w:rPr>
      </w:pPr>
      <w:r w:rsidRPr="00DF3782">
        <w:rPr>
          <w:rFonts w:ascii="Times New Roman" w:eastAsia="Times New Roman" w:hAnsi="Times New Roman" w:cs="Times New Roman"/>
          <w:b/>
          <w:bCs/>
          <w:sz w:val="36"/>
          <w:szCs w:val="36"/>
          <w:lang w:eastAsia="en-IN" w:bidi="hi-IN"/>
        </w:rPr>
        <w:t>Descriptive Type</w:t>
      </w:r>
    </w:p>
    <w:p w:rsidR="00DF3782" w:rsidRPr="00DF3782" w:rsidRDefault="00DF3782" w:rsidP="00DF3782">
      <w:pPr>
        <w:spacing w:before="360" w:after="240" w:line="240" w:lineRule="auto"/>
        <w:outlineLvl w:val="3"/>
        <w:rPr>
          <w:rFonts w:ascii="Times New Roman" w:eastAsia="Times New Roman" w:hAnsi="Times New Roman" w:cs="Times New Roman"/>
          <w:b/>
          <w:bCs/>
          <w:sz w:val="24"/>
          <w:szCs w:val="24"/>
          <w:lang w:eastAsia="en-IN" w:bidi="hi-IN"/>
        </w:rPr>
      </w:pPr>
      <w:r w:rsidRPr="00DF3782">
        <w:rPr>
          <w:rFonts w:ascii="Times New Roman" w:eastAsia="Times New Roman" w:hAnsi="Times New Roman" w:cs="Times New Roman"/>
          <w:b/>
          <w:bCs/>
          <w:sz w:val="24"/>
          <w:szCs w:val="24"/>
          <w:lang w:eastAsia="en-IN" w:bidi="hi-IN"/>
        </w:rPr>
        <w:t>Question 1</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lastRenderedPageBreak/>
        <w:t>Define the following terms:</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(a) Cell</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(b) Organelles</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(c) Cytoplasm</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(d) Protoplasm</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(e) Nucleus</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b/>
          <w:bCs/>
          <w:i/>
          <w:iCs/>
          <w:sz w:val="24"/>
          <w:szCs w:val="24"/>
          <w:lang w:eastAsia="en-IN" w:bidi="hi-IN"/>
        </w:rPr>
        <w:t>Answer</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(a) </w:t>
      </w:r>
      <w:r w:rsidRPr="00DF3782">
        <w:rPr>
          <w:rFonts w:ascii="Times New Roman" w:eastAsia="Times New Roman" w:hAnsi="Times New Roman" w:cs="Times New Roman"/>
          <w:b/>
          <w:bCs/>
          <w:sz w:val="24"/>
          <w:szCs w:val="24"/>
          <w:lang w:eastAsia="en-IN" w:bidi="hi-IN"/>
        </w:rPr>
        <w:t>Cell</w:t>
      </w:r>
      <w:r w:rsidRPr="00DF3782">
        <w:rPr>
          <w:rFonts w:ascii="Times New Roman" w:eastAsia="Times New Roman" w:hAnsi="Times New Roman" w:cs="Times New Roman"/>
          <w:sz w:val="24"/>
          <w:szCs w:val="24"/>
          <w:lang w:eastAsia="en-IN" w:bidi="hi-IN"/>
        </w:rPr>
        <w:t> — Cell is the structural and functional unit of life capable of independent existence. All cells are basically alike in chemical composition and metabolic processes and arise from a pre-existing cell.</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(b) </w:t>
      </w:r>
      <w:r w:rsidRPr="00DF3782">
        <w:rPr>
          <w:rFonts w:ascii="Times New Roman" w:eastAsia="Times New Roman" w:hAnsi="Times New Roman" w:cs="Times New Roman"/>
          <w:b/>
          <w:bCs/>
          <w:sz w:val="24"/>
          <w:szCs w:val="24"/>
          <w:lang w:eastAsia="en-IN" w:bidi="hi-IN"/>
        </w:rPr>
        <w:t>Organelles</w:t>
      </w:r>
      <w:r w:rsidRPr="00DF3782">
        <w:rPr>
          <w:rFonts w:ascii="Times New Roman" w:eastAsia="Times New Roman" w:hAnsi="Times New Roman" w:cs="Times New Roman"/>
          <w:sz w:val="24"/>
          <w:szCs w:val="24"/>
          <w:lang w:eastAsia="en-IN" w:bidi="hi-IN"/>
        </w:rPr>
        <w:t> — Organelles are specialized and membrane-bound, living structures in a cell concerned with definite functions.</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(c) </w:t>
      </w:r>
      <w:r w:rsidRPr="00DF3782">
        <w:rPr>
          <w:rFonts w:ascii="Times New Roman" w:eastAsia="Times New Roman" w:hAnsi="Times New Roman" w:cs="Times New Roman"/>
          <w:b/>
          <w:bCs/>
          <w:sz w:val="24"/>
          <w:szCs w:val="24"/>
          <w:lang w:eastAsia="en-IN" w:bidi="hi-IN"/>
        </w:rPr>
        <w:t>Cytoplasm</w:t>
      </w:r>
      <w:r w:rsidRPr="00DF3782">
        <w:rPr>
          <w:rFonts w:ascii="Times New Roman" w:eastAsia="Times New Roman" w:hAnsi="Times New Roman" w:cs="Times New Roman"/>
          <w:sz w:val="24"/>
          <w:szCs w:val="24"/>
          <w:lang w:eastAsia="en-IN" w:bidi="hi-IN"/>
        </w:rPr>
        <w:t> — Cytoplasm is the part of the cell which is inside the cell membrane and outside the nucleus. It is a semi-liquid substance and contains several organelles, each concerned with a specific function.</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(d) </w:t>
      </w:r>
      <w:r w:rsidRPr="00DF3782">
        <w:rPr>
          <w:rFonts w:ascii="Times New Roman" w:eastAsia="Times New Roman" w:hAnsi="Times New Roman" w:cs="Times New Roman"/>
          <w:b/>
          <w:bCs/>
          <w:sz w:val="24"/>
          <w:szCs w:val="24"/>
          <w:lang w:eastAsia="en-IN" w:bidi="hi-IN"/>
        </w:rPr>
        <w:t>Protoplasm</w:t>
      </w:r>
      <w:r w:rsidRPr="00DF3782">
        <w:rPr>
          <w:rFonts w:ascii="Times New Roman" w:eastAsia="Times New Roman" w:hAnsi="Times New Roman" w:cs="Times New Roman"/>
          <w:sz w:val="24"/>
          <w:szCs w:val="24"/>
          <w:lang w:eastAsia="en-IN" w:bidi="hi-IN"/>
        </w:rPr>
        <w:t> — The living parts of the cell which consist of cytoplasm, nucleus and other living bodies collectively constitute protoplasm or protoplast.</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(e) </w:t>
      </w:r>
      <w:r w:rsidRPr="00DF3782">
        <w:rPr>
          <w:rFonts w:ascii="Times New Roman" w:eastAsia="Times New Roman" w:hAnsi="Times New Roman" w:cs="Times New Roman"/>
          <w:b/>
          <w:bCs/>
          <w:sz w:val="24"/>
          <w:szCs w:val="24"/>
          <w:lang w:eastAsia="en-IN" w:bidi="hi-IN"/>
        </w:rPr>
        <w:t>Nucleus</w:t>
      </w:r>
      <w:r w:rsidRPr="00DF3782">
        <w:rPr>
          <w:rFonts w:ascii="Times New Roman" w:eastAsia="Times New Roman" w:hAnsi="Times New Roman" w:cs="Times New Roman"/>
          <w:sz w:val="24"/>
          <w:szCs w:val="24"/>
          <w:lang w:eastAsia="en-IN" w:bidi="hi-IN"/>
        </w:rPr>
        <w:t> — Nucleus is a large spherical body lying nearly in the centre of the cytoplasm. It is surrounded by a double layered nuclear membrane with nuclear pores.</w:t>
      </w:r>
    </w:p>
    <w:p w:rsidR="00DF3782" w:rsidRPr="00DF3782" w:rsidRDefault="00DF3782" w:rsidP="00DF3782">
      <w:pPr>
        <w:spacing w:before="360" w:after="240" w:line="240" w:lineRule="auto"/>
        <w:outlineLvl w:val="3"/>
        <w:rPr>
          <w:rFonts w:ascii="Times New Roman" w:eastAsia="Times New Roman" w:hAnsi="Times New Roman" w:cs="Times New Roman"/>
          <w:b/>
          <w:bCs/>
          <w:sz w:val="24"/>
          <w:szCs w:val="24"/>
          <w:lang w:eastAsia="en-IN" w:bidi="hi-IN"/>
        </w:rPr>
      </w:pPr>
      <w:r w:rsidRPr="00DF3782">
        <w:rPr>
          <w:rFonts w:ascii="Times New Roman" w:eastAsia="Times New Roman" w:hAnsi="Times New Roman" w:cs="Times New Roman"/>
          <w:b/>
          <w:bCs/>
          <w:sz w:val="24"/>
          <w:szCs w:val="24"/>
          <w:lang w:eastAsia="en-IN" w:bidi="hi-IN"/>
        </w:rPr>
        <w:t>Question 2</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Distinguish between the following pairs:</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(a) Plant cell and animal cell</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(b) Cell wall and cell membrane</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(c) Centrosome and chromosome</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 xml:space="preserve">(d) Chloroplast and </w:t>
      </w:r>
      <w:proofErr w:type="spellStart"/>
      <w:r w:rsidRPr="00DF3782">
        <w:rPr>
          <w:rFonts w:ascii="Times New Roman" w:eastAsia="Times New Roman" w:hAnsi="Times New Roman" w:cs="Times New Roman"/>
          <w:sz w:val="24"/>
          <w:szCs w:val="24"/>
          <w:lang w:eastAsia="en-IN" w:bidi="hi-IN"/>
        </w:rPr>
        <w:t>chromoplast</w:t>
      </w:r>
      <w:proofErr w:type="spellEnd"/>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b/>
          <w:bCs/>
          <w:i/>
          <w:iCs/>
          <w:sz w:val="24"/>
          <w:szCs w:val="24"/>
          <w:lang w:eastAsia="en-IN" w:bidi="hi-IN"/>
        </w:rPr>
        <w:t>Answer</w:t>
      </w:r>
    </w:p>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(a) </w:t>
      </w:r>
      <w:r w:rsidRPr="00DF3782">
        <w:rPr>
          <w:rFonts w:ascii="Times New Roman" w:eastAsia="Times New Roman" w:hAnsi="Times New Roman" w:cs="Times New Roman"/>
          <w:b/>
          <w:bCs/>
          <w:sz w:val="24"/>
          <w:szCs w:val="24"/>
          <w:lang w:eastAsia="en-IN" w:bidi="hi-IN"/>
        </w:rPr>
        <w:t>Plant Cell and Animal Cell</w:t>
      </w:r>
    </w:p>
    <w:tbl>
      <w:tblPr>
        <w:tblW w:w="11255" w:type="dxa"/>
        <w:tblCellMar>
          <w:top w:w="15" w:type="dxa"/>
          <w:left w:w="15" w:type="dxa"/>
          <w:bottom w:w="15" w:type="dxa"/>
          <w:right w:w="15" w:type="dxa"/>
        </w:tblCellMar>
        <w:tblLook w:val="04A0" w:firstRow="1" w:lastRow="0" w:firstColumn="1" w:lastColumn="0" w:noHBand="0" w:noVBand="1"/>
      </w:tblPr>
      <w:tblGrid>
        <w:gridCol w:w="1431"/>
        <w:gridCol w:w="5061"/>
        <w:gridCol w:w="4763"/>
      </w:tblGrid>
      <w:tr w:rsidR="00DF3782" w:rsidRPr="00DF3782" w:rsidTr="00DF3782">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F3782" w:rsidRPr="00DF3782" w:rsidRDefault="00DF3782" w:rsidP="00DF3782">
            <w:pPr>
              <w:spacing w:after="240" w:line="240" w:lineRule="auto"/>
              <w:jc w:val="center"/>
              <w:rPr>
                <w:rFonts w:ascii="Times New Roman" w:eastAsia="Times New Roman" w:hAnsi="Times New Roman" w:cs="Times New Roman"/>
                <w:b/>
                <w:bCs/>
                <w:sz w:val="24"/>
                <w:szCs w:val="24"/>
                <w:lang w:eastAsia="en-IN" w:bidi="hi-IN"/>
              </w:rPr>
            </w:pPr>
            <w:r w:rsidRPr="00DF3782">
              <w:rPr>
                <w:rFonts w:ascii="Times New Roman" w:eastAsia="Times New Roman" w:hAnsi="Times New Roman" w:cs="Times New Roman"/>
                <w:b/>
                <w:bCs/>
                <w:sz w:val="24"/>
                <w:szCs w:val="24"/>
                <w:lang w:eastAsia="en-IN" w:bidi="hi-IN"/>
              </w:rPr>
              <w:t>Features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F3782" w:rsidRPr="00DF3782" w:rsidRDefault="00DF3782" w:rsidP="00DF3782">
            <w:pPr>
              <w:spacing w:after="240" w:line="240" w:lineRule="auto"/>
              <w:jc w:val="center"/>
              <w:rPr>
                <w:rFonts w:ascii="Times New Roman" w:eastAsia="Times New Roman" w:hAnsi="Times New Roman" w:cs="Times New Roman"/>
                <w:b/>
                <w:bCs/>
                <w:sz w:val="24"/>
                <w:szCs w:val="24"/>
                <w:lang w:eastAsia="en-IN" w:bidi="hi-IN"/>
              </w:rPr>
            </w:pPr>
            <w:r w:rsidRPr="00DF3782">
              <w:rPr>
                <w:rFonts w:ascii="Times New Roman" w:eastAsia="Times New Roman" w:hAnsi="Times New Roman" w:cs="Times New Roman"/>
                <w:b/>
                <w:bCs/>
                <w:sz w:val="24"/>
                <w:szCs w:val="24"/>
                <w:lang w:eastAsia="en-IN" w:bidi="hi-IN"/>
              </w:rPr>
              <w:t>Plant cell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F3782" w:rsidRPr="00DF3782" w:rsidRDefault="00DF3782" w:rsidP="00DF3782">
            <w:pPr>
              <w:spacing w:after="240" w:line="240" w:lineRule="auto"/>
              <w:jc w:val="center"/>
              <w:rPr>
                <w:rFonts w:ascii="Times New Roman" w:eastAsia="Times New Roman" w:hAnsi="Times New Roman" w:cs="Times New Roman"/>
                <w:b/>
                <w:bCs/>
                <w:sz w:val="24"/>
                <w:szCs w:val="24"/>
                <w:lang w:eastAsia="en-IN" w:bidi="hi-IN"/>
              </w:rPr>
            </w:pPr>
            <w:r w:rsidRPr="00DF3782">
              <w:rPr>
                <w:rFonts w:ascii="Times New Roman" w:eastAsia="Times New Roman" w:hAnsi="Times New Roman" w:cs="Times New Roman"/>
                <w:b/>
                <w:bCs/>
                <w:sz w:val="24"/>
                <w:szCs w:val="24"/>
                <w:lang w:eastAsia="en-IN" w:bidi="hi-IN"/>
              </w:rPr>
              <w:t>Animal cell</w:t>
            </w:r>
          </w:p>
        </w:tc>
      </w:tr>
      <w:tr w:rsidR="00DF3782" w:rsidRPr="00DF3782" w:rsidTr="00DF3782">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Size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It is usually larger in size.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It is usually smaller in size.</w:t>
            </w:r>
          </w:p>
        </w:tc>
      </w:tr>
      <w:tr w:rsidR="00DF3782" w:rsidRPr="00DF3782" w:rsidTr="00DF3782">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lastRenderedPageBreak/>
              <w:t>Cell wall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It consists of a definite cell wall made up of cellulose.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It lacks a cell wall.</w:t>
            </w:r>
          </w:p>
        </w:tc>
      </w:tr>
      <w:tr w:rsidR="00DF3782" w:rsidRPr="00DF3782" w:rsidTr="00DF3782">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Vacuoles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It consists of large and prominent vacuoles.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It consists of small and temporary vacuoles.</w:t>
            </w:r>
          </w:p>
        </w:tc>
      </w:tr>
      <w:tr w:rsidR="00DF3782" w:rsidRPr="00DF3782" w:rsidTr="00DF3782">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Cytoplasm</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It consists of less dense cytoplasm.</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It consists of denser and more granular cytoplasm.</w:t>
            </w:r>
          </w:p>
        </w:tc>
      </w:tr>
    </w:tbl>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(b) </w:t>
      </w:r>
      <w:r w:rsidRPr="00DF3782">
        <w:rPr>
          <w:rFonts w:ascii="Times New Roman" w:eastAsia="Times New Roman" w:hAnsi="Times New Roman" w:cs="Times New Roman"/>
          <w:b/>
          <w:bCs/>
          <w:sz w:val="24"/>
          <w:szCs w:val="24"/>
          <w:lang w:eastAsia="en-IN" w:bidi="hi-IN"/>
        </w:rPr>
        <w:t>Cell Wall and Cell Membrane</w:t>
      </w:r>
    </w:p>
    <w:tbl>
      <w:tblPr>
        <w:tblW w:w="11255" w:type="dxa"/>
        <w:tblCellMar>
          <w:top w:w="15" w:type="dxa"/>
          <w:left w:w="15" w:type="dxa"/>
          <w:bottom w:w="15" w:type="dxa"/>
          <w:right w:w="15" w:type="dxa"/>
        </w:tblCellMar>
        <w:tblLook w:val="04A0" w:firstRow="1" w:lastRow="0" w:firstColumn="1" w:lastColumn="0" w:noHBand="0" w:noVBand="1"/>
      </w:tblPr>
      <w:tblGrid>
        <w:gridCol w:w="5518"/>
        <w:gridCol w:w="5737"/>
      </w:tblGrid>
      <w:tr w:rsidR="00DF3782" w:rsidRPr="00DF3782" w:rsidTr="00DF3782">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F3782" w:rsidRPr="00DF3782" w:rsidRDefault="00DF3782" w:rsidP="00DF3782">
            <w:pPr>
              <w:spacing w:after="240" w:line="240" w:lineRule="auto"/>
              <w:jc w:val="center"/>
              <w:rPr>
                <w:rFonts w:ascii="Times New Roman" w:eastAsia="Times New Roman" w:hAnsi="Times New Roman" w:cs="Times New Roman"/>
                <w:b/>
                <w:bCs/>
                <w:sz w:val="24"/>
                <w:szCs w:val="24"/>
                <w:lang w:eastAsia="en-IN" w:bidi="hi-IN"/>
              </w:rPr>
            </w:pPr>
            <w:r w:rsidRPr="00DF3782">
              <w:rPr>
                <w:rFonts w:ascii="Times New Roman" w:eastAsia="Times New Roman" w:hAnsi="Times New Roman" w:cs="Times New Roman"/>
                <w:b/>
                <w:bCs/>
                <w:sz w:val="24"/>
                <w:szCs w:val="24"/>
                <w:lang w:eastAsia="en-IN" w:bidi="hi-IN"/>
              </w:rPr>
              <w:t>Cell Wall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F3782" w:rsidRPr="00DF3782" w:rsidRDefault="00DF3782" w:rsidP="00DF3782">
            <w:pPr>
              <w:spacing w:after="240" w:line="240" w:lineRule="auto"/>
              <w:jc w:val="center"/>
              <w:rPr>
                <w:rFonts w:ascii="Times New Roman" w:eastAsia="Times New Roman" w:hAnsi="Times New Roman" w:cs="Times New Roman"/>
                <w:b/>
                <w:bCs/>
                <w:sz w:val="24"/>
                <w:szCs w:val="24"/>
                <w:lang w:eastAsia="en-IN" w:bidi="hi-IN"/>
              </w:rPr>
            </w:pPr>
            <w:r w:rsidRPr="00DF3782">
              <w:rPr>
                <w:rFonts w:ascii="Times New Roman" w:eastAsia="Times New Roman" w:hAnsi="Times New Roman" w:cs="Times New Roman"/>
                <w:b/>
                <w:bCs/>
                <w:sz w:val="24"/>
                <w:szCs w:val="24"/>
                <w:lang w:eastAsia="en-IN" w:bidi="hi-IN"/>
              </w:rPr>
              <w:t>Cell Membrane</w:t>
            </w:r>
          </w:p>
        </w:tc>
      </w:tr>
      <w:tr w:rsidR="00DF3782" w:rsidRPr="00DF3782" w:rsidTr="00DF3782">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It is the outermost covering in plant cells.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It is the outermost covering in animal cells.</w:t>
            </w:r>
          </w:p>
        </w:tc>
      </w:tr>
      <w:tr w:rsidR="00DF3782" w:rsidRPr="00DF3782" w:rsidTr="00DF3782">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It is non-living and rigid layer.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It is thin, flexible and living membrane.</w:t>
            </w:r>
          </w:p>
        </w:tc>
      </w:tr>
      <w:tr w:rsidR="00DF3782" w:rsidRPr="00DF3782" w:rsidTr="00DF3782">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It is freely permeable.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It is semi-permeable.</w:t>
            </w:r>
          </w:p>
        </w:tc>
      </w:tr>
      <w:tr w:rsidR="00DF3782" w:rsidRPr="00DF3782" w:rsidTr="00DF3782">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It is made up of cellulose.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It is made up of lipoproteins.</w:t>
            </w:r>
          </w:p>
        </w:tc>
      </w:tr>
    </w:tbl>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(c) </w:t>
      </w:r>
      <w:r w:rsidRPr="00DF3782">
        <w:rPr>
          <w:rFonts w:ascii="Times New Roman" w:eastAsia="Times New Roman" w:hAnsi="Times New Roman" w:cs="Times New Roman"/>
          <w:b/>
          <w:bCs/>
          <w:sz w:val="24"/>
          <w:szCs w:val="24"/>
          <w:lang w:eastAsia="en-IN" w:bidi="hi-IN"/>
        </w:rPr>
        <w:t>Centrosome and Chromosome</w:t>
      </w:r>
    </w:p>
    <w:tbl>
      <w:tblPr>
        <w:tblW w:w="11255" w:type="dxa"/>
        <w:tblCellMar>
          <w:top w:w="15" w:type="dxa"/>
          <w:left w:w="15" w:type="dxa"/>
          <w:bottom w:w="15" w:type="dxa"/>
          <w:right w:w="15" w:type="dxa"/>
        </w:tblCellMar>
        <w:tblLook w:val="04A0" w:firstRow="1" w:lastRow="0" w:firstColumn="1" w:lastColumn="0" w:noHBand="0" w:noVBand="1"/>
      </w:tblPr>
      <w:tblGrid>
        <w:gridCol w:w="5715"/>
        <w:gridCol w:w="5540"/>
      </w:tblGrid>
      <w:tr w:rsidR="00DF3782" w:rsidRPr="00DF3782" w:rsidTr="00DF3782">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F3782" w:rsidRPr="00DF3782" w:rsidRDefault="00DF3782" w:rsidP="00DF3782">
            <w:pPr>
              <w:spacing w:after="240" w:line="240" w:lineRule="auto"/>
              <w:jc w:val="center"/>
              <w:rPr>
                <w:rFonts w:ascii="Times New Roman" w:eastAsia="Times New Roman" w:hAnsi="Times New Roman" w:cs="Times New Roman"/>
                <w:b/>
                <w:bCs/>
                <w:sz w:val="24"/>
                <w:szCs w:val="24"/>
                <w:lang w:eastAsia="en-IN" w:bidi="hi-IN"/>
              </w:rPr>
            </w:pPr>
            <w:r w:rsidRPr="00DF3782">
              <w:rPr>
                <w:rFonts w:ascii="Times New Roman" w:eastAsia="Times New Roman" w:hAnsi="Times New Roman" w:cs="Times New Roman"/>
                <w:b/>
                <w:bCs/>
                <w:sz w:val="24"/>
                <w:szCs w:val="24"/>
                <w:lang w:eastAsia="en-IN" w:bidi="hi-IN"/>
              </w:rPr>
              <w:t>Centrosome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F3782" w:rsidRPr="00DF3782" w:rsidRDefault="00DF3782" w:rsidP="00DF3782">
            <w:pPr>
              <w:spacing w:after="240" w:line="240" w:lineRule="auto"/>
              <w:jc w:val="center"/>
              <w:rPr>
                <w:rFonts w:ascii="Times New Roman" w:eastAsia="Times New Roman" w:hAnsi="Times New Roman" w:cs="Times New Roman"/>
                <w:b/>
                <w:bCs/>
                <w:sz w:val="24"/>
                <w:szCs w:val="24"/>
                <w:lang w:eastAsia="en-IN" w:bidi="hi-IN"/>
              </w:rPr>
            </w:pPr>
            <w:r w:rsidRPr="00DF3782">
              <w:rPr>
                <w:rFonts w:ascii="Times New Roman" w:eastAsia="Times New Roman" w:hAnsi="Times New Roman" w:cs="Times New Roman"/>
                <w:b/>
                <w:bCs/>
                <w:sz w:val="24"/>
                <w:szCs w:val="24"/>
                <w:lang w:eastAsia="en-IN" w:bidi="hi-IN"/>
              </w:rPr>
              <w:t>Chromosome</w:t>
            </w:r>
          </w:p>
        </w:tc>
      </w:tr>
      <w:tr w:rsidR="00DF3782" w:rsidRPr="00DF3782" w:rsidTr="00DF3782">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It is a clear space of cytoplasm located close to the nucleus.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It is a highly coiled structure contained within the nucleus.</w:t>
            </w:r>
          </w:p>
        </w:tc>
      </w:tr>
      <w:tr w:rsidR="00DF3782" w:rsidRPr="00DF3782" w:rsidTr="00DF3782">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Usually one centrosome is present per cell.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Several chromosomes can be present per cell.</w:t>
            </w:r>
          </w:p>
        </w:tc>
      </w:tr>
      <w:tr w:rsidR="00DF3782" w:rsidRPr="00DF3782" w:rsidTr="00DF3782">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It consists of two rod-like structures made of protein tubulin.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It consists of DNA coiled around histone protein core.</w:t>
            </w:r>
          </w:p>
        </w:tc>
      </w:tr>
      <w:tr w:rsidR="00DF3782" w:rsidRPr="00DF3782" w:rsidTr="00DF3782">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It initiates and regulates cell division.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It transfers hereditary characters from parents to offspring.</w:t>
            </w:r>
          </w:p>
        </w:tc>
      </w:tr>
    </w:tbl>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(d) </w:t>
      </w:r>
      <w:r w:rsidRPr="00DF3782">
        <w:rPr>
          <w:rFonts w:ascii="Times New Roman" w:eastAsia="Times New Roman" w:hAnsi="Times New Roman" w:cs="Times New Roman"/>
          <w:b/>
          <w:bCs/>
          <w:sz w:val="24"/>
          <w:szCs w:val="24"/>
          <w:lang w:eastAsia="en-IN" w:bidi="hi-IN"/>
        </w:rPr>
        <w:t xml:space="preserve">Chloroplast and </w:t>
      </w:r>
      <w:proofErr w:type="spellStart"/>
      <w:r w:rsidRPr="00DF3782">
        <w:rPr>
          <w:rFonts w:ascii="Times New Roman" w:eastAsia="Times New Roman" w:hAnsi="Times New Roman" w:cs="Times New Roman"/>
          <w:b/>
          <w:bCs/>
          <w:sz w:val="24"/>
          <w:szCs w:val="24"/>
          <w:lang w:eastAsia="en-IN" w:bidi="hi-IN"/>
        </w:rPr>
        <w:t>Chromoplast</w:t>
      </w:r>
      <w:proofErr w:type="spellEnd"/>
    </w:p>
    <w:tbl>
      <w:tblPr>
        <w:tblW w:w="11255" w:type="dxa"/>
        <w:tblCellMar>
          <w:top w:w="15" w:type="dxa"/>
          <w:left w:w="15" w:type="dxa"/>
          <w:bottom w:w="15" w:type="dxa"/>
          <w:right w:w="15" w:type="dxa"/>
        </w:tblCellMar>
        <w:tblLook w:val="04A0" w:firstRow="1" w:lastRow="0" w:firstColumn="1" w:lastColumn="0" w:noHBand="0" w:noVBand="1"/>
      </w:tblPr>
      <w:tblGrid>
        <w:gridCol w:w="4796"/>
        <w:gridCol w:w="6459"/>
      </w:tblGrid>
      <w:tr w:rsidR="00DF3782" w:rsidRPr="00DF3782" w:rsidTr="00DF3782">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F3782" w:rsidRPr="00DF3782" w:rsidRDefault="00DF3782" w:rsidP="00DF3782">
            <w:pPr>
              <w:spacing w:after="240" w:line="240" w:lineRule="auto"/>
              <w:jc w:val="center"/>
              <w:rPr>
                <w:rFonts w:ascii="Times New Roman" w:eastAsia="Times New Roman" w:hAnsi="Times New Roman" w:cs="Times New Roman"/>
                <w:b/>
                <w:bCs/>
                <w:sz w:val="24"/>
                <w:szCs w:val="24"/>
                <w:lang w:eastAsia="en-IN" w:bidi="hi-IN"/>
              </w:rPr>
            </w:pPr>
            <w:r w:rsidRPr="00DF3782">
              <w:rPr>
                <w:rFonts w:ascii="Times New Roman" w:eastAsia="Times New Roman" w:hAnsi="Times New Roman" w:cs="Times New Roman"/>
                <w:b/>
                <w:bCs/>
                <w:sz w:val="24"/>
                <w:szCs w:val="24"/>
                <w:lang w:eastAsia="en-IN" w:bidi="hi-IN"/>
              </w:rPr>
              <w:lastRenderedPageBreak/>
              <w:t>Chloroplast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F3782" w:rsidRPr="00DF3782" w:rsidRDefault="00DF3782" w:rsidP="00DF3782">
            <w:pPr>
              <w:spacing w:after="240" w:line="240" w:lineRule="auto"/>
              <w:jc w:val="center"/>
              <w:rPr>
                <w:rFonts w:ascii="Times New Roman" w:eastAsia="Times New Roman" w:hAnsi="Times New Roman" w:cs="Times New Roman"/>
                <w:b/>
                <w:bCs/>
                <w:sz w:val="24"/>
                <w:szCs w:val="24"/>
                <w:lang w:eastAsia="en-IN" w:bidi="hi-IN"/>
              </w:rPr>
            </w:pPr>
            <w:proofErr w:type="spellStart"/>
            <w:r w:rsidRPr="00DF3782">
              <w:rPr>
                <w:rFonts w:ascii="Times New Roman" w:eastAsia="Times New Roman" w:hAnsi="Times New Roman" w:cs="Times New Roman"/>
                <w:b/>
                <w:bCs/>
                <w:sz w:val="24"/>
                <w:szCs w:val="24"/>
                <w:lang w:eastAsia="en-IN" w:bidi="hi-IN"/>
              </w:rPr>
              <w:t>Chromoplast</w:t>
            </w:r>
            <w:proofErr w:type="spellEnd"/>
          </w:p>
        </w:tc>
      </w:tr>
      <w:tr w:rsidR="00DF3782" w:rsidRPr="00DF3782" w:rsidTr="00DF3782">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It is green in colour.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It is variously coloured.</w:t>
            </w:r>
          </w:p>
        </w:tc>
      </w:tr>
      <w:tr w:rsidR="00DF3782" w:rsidRPr="00DF3782" w:rsidTr="00DF3782">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It contains the pigment chlorophyll.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It contains pigments such as xanthophyll and carotene.</w:t>
            </w:r>
          </w:p>
        </w:tc>
      </w:tr>
      <w:tr w:rsidR="00DF3782" w:rsidRPr="00DF3782" w:rsidTr="00DF3782">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It traps solar energy for photosynthesis.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DF3782" w:rsidRPr="00DF3782" w:rsidRDefault="00DF3782" w:rsidP="00DF3782">
            <w:pPr>
              <w:spacing w:after="240" w:line="240" w:lineRule="auto"/>
              <w:rPr>
                <w:rFonts w:ascii="Times New Roman" w:eastAsia="Times New Roman" w:hAnsi="Times New Roman" w:cs="Times New Roman"/>
                <w:sz w:val="24"/>
                <w:szCs w:val="24"/>
                <w:lang w:eastAsia="en-IN" w:bidi="hi-IN"/>
              </w:rPr>
            </w:pPr>
            <w:r w:rsidRPr="00DF3782">
              <w:rPr>
                <w:rFonts w:ascii="Times New Roman" w:eastAsia="Times New Roman" w:hAnsi="Times New Roman" w:cs="Times New Roman"/>
                <w:sz w:val="24"/>
                <w:szCs w:val="24"/>
                <w:lang w:eastAsia="en-IN" w:bidi="hi-IN"/>
              </w:rPr>
              <w:t>It imparts colour to flowers and fruits.</w:t>
            </w:r>
          </w:p>
        </w:tc>
      </w:tr>
    </w:tbl>
    <w:p w:rsidR="00592271" w:rsidRDefault="00592271">
      <w:bookmarkStart w:id="22" w:name="_GoBack"/>
      <w:bookmarkEnd w:id="22"/>
    </w:p>
    <w:sectPr w:rsidR="005922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Montserrat">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135836"/>
    <w:multiLevelType w:val="multilevel"/>
    <w:tmpl w:val="C592F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9218F3"/>
    <w:multiLevelType w:val="multilevel"/>
    <w:tmpl w:val="B7F82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FC772D"/>
    <w:multiLevelType w:val="multilevel"/>
    <w:tmpl w:val="AF8E6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756F65"/>
    <w:multiLevelType w:val="multilevel"/>
    <w:tmpl w:val="A97CA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6E2811"/>
    <w:multiLevelType w:val="multilevel"/>
    <w:tmpl w:val="82428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782"/>
    <w:rsid w:val="0009577D"/>
    <w:rsid w:val="000C5418"/>
    <w:rsid w:val="000C61C8"/>
    <w:rsid w:val="000E388A"/>
    <w:rsid w:val="00117AC8"/>
    <w:rsid w:val="00170C96"/>
    <w:rsid w:val="001D716E"/>
    <w:rsid w:val="00264174"/>
    <w:rsid w:val="002C58B8"/>
    <w:rsid w:val="0034164A"/>
    <w:rsid w:val="00517DBF"/>
    <w:rsid w:val="00571CE7"/>
    <w:rsid w:val="00591282"/>
    <w:rsid w:val="00592271"/>
    <w:rsid w:val="00601DB3"/>
    <w:rsid w:val="006D774A"/>
    <w:rsid w:val="007942D5"/>
    <w:rsid w:val="0082001B"/>
    <w:rsid w:val="00924FD1"/>
    <w:rsid w:val="00AB4F61"/>
    <w:rsid w:val="00AF3DE6"/>
    <w:rsid w:val="00C6384E"/>
    <w:rsid w:val="00DD1D57"/>
    <w:rsid w:val="00DF378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E56A34-0134-4D31-A469-679CD3E12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F37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DF3782"/>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4">
    <w:name w:val="heading 4"/>
    <w:basedOn w:val="Normal"/>
    <w:link w:val="Heading4Char"/>
    <w:uiPriority w:val="9"/>
    <w:qFormat/>
    <w:rsid w:val="00DF3782"/>
    <w:pPr>
      <w:spacing w:before="100" w:beforeAutospacing="1" w:after="100" w:afterAutospacing="1" w:line="240" w:lineRule="auto"/>
      <w:outlineLvl w:val="3"/>
    </w:pPr>
    <w:rPr>
      <w:rFonts w:ascii="Times New Roman" w:eastAsia="Times New Roman" w:hAnsi="Times New Roman" w:cs="Times New Roman"/>
      <w:b/>
      <w:bCs/>
      <w:sz w:val="24"/>
      <w:szCs w:val="24"/>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Body of the text"/>
    <w:autoRedefine/>
    <w:uiPriority w:val="1"/>
    <w:qFormat/>
    <w:rsid w:val="00AF3DE6"/>
    <w:pPr>
      <w:spacing w:before="120" w:after="120" w:line="240" w:lineRule="auto"/>
    </w:pPr>
    <w:rPr>
      <w:rFonts w:ascii="Times New Roman" w:hAnsi="Times New Roman"/>
      <w:sz w:val="24"/>
    </w:rPr>
  </w:style>
  <w:style w:type="character" w:customStyle="1" w:styleId="Heading1Char">
    <w:name w:val="Heading 1 Char"/>
    <w:basedOn w:val="DefaultParagraphFont"/>
    <w:link w:val="Heading1"/>
    <w:uiPriority w:val="9"/>
    <w:rsid w:val="00DF3782"/>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DF3782"/>
    <w:rPr>
      <w:rFonts w:ascii="Times New Roman" w:eastAsia="Times New Roman" w:hAnsi="Times New Roman" w:cs="Times New Roman"/>
      <w:b/>
      <w:bCs/>
      <w:sz w:val="36"/>
      <w:szCs w:val="36"/>
      <w:lang w:eastAsia="en-IN" w:bidi="hi-IN"/>
    </w:rPr>
  </w:style>
  <w:style w:type="character" w:customStyle="1" w:styleId="Heading4Char">
    <w:name w:val="Heading 4 Char"/>
    <w:basedOn w:val="DefaultParagraphFont"/>
    <w:link w:val="Heading4"/>
    <w:uiPriority w:val="9"/>
    <w:rsid w:val="00DF3782"/>
    <w:rPr>
      <w:rFonts w:ascii="Times New Roman" w:eastAsia="Times New Roman" w:hAnsi="Times New Roman" w:cs="Times New Roman"/>
      <w:b/>
      <w:bCs/>
      <w:sz w:val="24"/>
      <w:szCs w:val="24"/>
      <w:lang w:eastAsia="en-IN" w:bidi="hi-IN"/>
    </w:rPr>
  </w:style>
  <w:style w:type="paragraph" w:styleId="NormalWeb">
    <w:name w:val="Normal (Web)"/>
    <w:basedOn w:val="Normal"/>
    <w:uiPriority w:val="99"/>
    <w:semiHidden/>
    <w:unhideWhenUsed/>
    <w:rsid w:val="00DF3782"/>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DF3782"/>
    <w:rPr>
      <w:b/>
      <w:bCs/>
    </w:rPr>
  </w:style>
  <w:style w:type="character" w:styleId="Emphasis">
    <w:name w:val="Emphasis"/>
    <w:basedOn w:val="DefaultParagraphFont"/>
    <w:uiPriority w:val="20"/>
    <w:qFormat/>
    <w:rsid w:val="00DF37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215668">
      <w:bodyDiv w:val="1"/>
      <w:marLeft w:val="0"/>
      <w:marRight w:val="0"/>
      <w:marTop w:val="0"/>
      <w:marBottom w:val="0"/>
      <w:divBdr>
        <w:top w:val="none" w:sz="0" w:space="0" w:color="auto"/>
        <w:left w:val="none" w:sz="0" w:space="0" w:color="auto"/>
        <w:bottom w:val="none" w:sz="0" w:space="0" w:color="auto"/>
        <w:right w:val="none" w:sz="0" w:space="0" w:color="auto"/>
      </w:divBdr>
      <w:divsChild>
        <w:div w:id="1390303305">
          <w:marLeft w:val="0"/>
          <w:marRight w:val="0"/>
          <w:marTop w:val="0"/>
          <w:marBottom w:val="0"/>
          <w:divBdr>
            <w:top w:val="none" w:sz="0" w:space="0" w:color="auto"/>
            <w:left w:val="none" w:sz="0" w:space="0" w:color="auto"/>
            <w:bottom w:val="none" w:sz="0" w:space="0" w:color="auto"/>
            <w:right w:val="none" w:sz="0" w:space="0" w:color="auto"/>
          </w:divBdr>
        </w:div>
        <w:div w:id="113401932">
          <w:marLeft w:val="0"/>
          <w:marRight w:val="0"/>
          <w:marTop w:val="0"/>
          <w:marBottom w:val="0"/>
          <w:divBdr>
            <w:top w:val="none" w:sz="0" w:space="0" w:color="auto"/>
            <w:left w:val="none" w:sz="0" w:space="0" w:color="auto"/>
            <w:bottom w:val="none" w:sz="0" w:space="0" w:color="auto"/>
            <w:right w:val="none" w:sz="0" w:space="0" w:color="auto"/>
          </w:divBdr>
        </w:div>
        <w:div w:id="1579166770">
          <w:marLeft w:val="0"/>
          <w:marRight w:val="0"/>
          <w:marTop w:val="0"/>
          <w:marBottom w:val="0"/>
          <w:divBdr>
            <w:top w:val="none" w:sz="0" w:space="0" w:color="auto"/>
            <w:left w:val="none" w:sz="0" w:space="0" w:color="auto"/>
            <w:bottom w:val="none" w:sz="0" w:space="0" w:color="auto"/>
            <w:right w:val="none" w:sz="0" w:space="0" w:color="auto"/>
          </w:divBdr>
        </w:div>
        <w:div w:id="514153955">
          <w:marLeft w:val="0"/>
          <w:marRight w:val="0"/>
          <w:marTop w:val="0"/>
          <w:marBottom w:val="0"/>
          <w:divBdr>
            <w:top w:val="none" w:sz="0" w:space="0" w:color="auto"/>
            <w:left w:val="none" w:sz="0" w:space="0" w:color="auto"/>
            <w:bottom w:val="none" w:sz="0" w:space="0" w:color="auto"/>
            <w:right w:val="none" w:sz="0" w:space="0" w:color="auto"/>
          </w:divBdr>
        </w:div>
        <w:div w:id="1387096823">
          <w:marLeft w:val="0"/>
          <w:marRight w:val="0"/>
          <w:marTop w:val="0"/>
          <w:marBottom w:val="0"/>
          <w:divBdr>
            <w:top w:val="none" w:sz="0" w:space="0" w:color="auto"/>
            <w:left w:val="none" w:sz="0" w:space="0" w:color="auto"/>
            <w:bottom w:val="none" w:sz="0" w:space="0" w:color="auto"/>
            <w:right w:val="none" w:sz="0" w:space="0" w:color="auto"/>
          </w:divBdr>
        </w:div>
        <w:div w:id="760299997">
          <w:marLeft w:val="0"/>
          <w:marRight w:val="0"/>
          <w:marTop w:val="0"/>
          <w:marBottom w:val="0"/>
          <w:divBdr>
            <w:top w:val="none" w:sz="0" w:space="0" w:color="auto"/>
            <w:left w:val="none" w:sz="0" w:space="0" w:color="auto"/>
            <w:bottom w:val="none" w:sz="0" w:space="0" w:color="auto"/>
            <w:right w:val="none" w:sz="0" w:space="0" w:color="auto"/>
          </w:divBdr>
        </w:div>
        <w:div w:id="1526939883">
          <w:marLeft w:val="0"/>
          <w:marRight w:val="0"/>
          <w:marTop w:val="0"/>
          <w:marBottom w:val="0"/>
          <w:divBdr>
            <w:top w:val="none" w:sz="0" w:space="0" w:color="auto"/>
            <w:left w:val="none" w:sz="0" w:space="0" w:color="auto"/>
            <w:bottom w:val="none" w:sz="0" w:space="0" w:color="auto"/>
            <w:right w:val="none" w:sz="0" w:space="0" w:color="auto"/>
          </w:divBdr>
        </w:div>
        <w:div w:id="449013948">
          <w:marLeft w:val="0"/>
          <w:marRight w:val="0"/>
          <w:marTop w:val="0"/>
          <w:marBottom w:val="0"/>
          <w:divBdr>
            <w:top w:val="none" w:sz="0" w:space="0" w:color="auto"/>
            <w:left w:val="none" w:sz="0" w:space="0" w:color="auto"/>
            <w:bottom w:val="none" w:sz="0" w:space="0" w:color="auto"/>
            <w:right w:val="none" w:sz="0" w:space="0" w:color="auto"/>
          </w:divBdr>
          <w:divsChild>
            <w:div w:id="1802308126">
              <w:marLeft w:val="0"/>
              <w:marRight w:val="0"/>
              <w:marTop w:val="0"/>
              <w:marBottom w:val="0"/>
              <w:divBdr>
                <w:top w:val="none" w:sz="0" w:space="0" w:color="auto"/>
                <w:left w:val="none" w:sz="0" w:space="0" w:color="auto"/>
                <w:bottom w:val="none" w:sz="0" w:space="0" w:color="auto"/>
                <w:right w:val="none" w:sz="0" w:space="0" w:color="auto"/>
              </w:divBdr>
              <w:divsChild>
                <w:div w:id="1328510990">
                  <w:marLeft w:val="0"/>
                  <w:marRight w:val="0"/>
                  <w:marTop w:val="0"/>
                  <w:marBottom w:val="0"/>
                  <w:divBdr>
                    <w:top w:val="none" w:sz="0" w:space="0" w:color="auto"/>
                    <w:left w:val="none" w:sz="0" w:space="0" w:color="auto"/>
                    <w:bottom w:val="none" w:sz="0" w:space="0" w:color="auto"/>
                    <w:right w:val="none" w:sz="0" w:space="0" w:color="auto"/>
                  </w:divBdr>
                  <w:divsChild>
                    <w:div w:id="589969481">
                      <w:marLeft w:val="0"/>
                      <w:marRight w:val="0"/>
                      <w:marTop w:val="0"/>
                      <w:marBottom w:val="0"/>
                      <w:divBdr>
                        <w:top w:val="none" w:sz="0" w:space="0" w:color="auto"/>
                        <w:left w:val="none" w:sz="0" w:space="0" w:color="auto"/>
                        <w:bottom w:val="none" w:sz="0" w:space="0" w:color="auto"/>
                        <w:right w:val="none" w:sz="0" w:space="0" w:color="auto"/>
                      </w:divBdr>
                      <w:divsChild>
                        <w:div w:id="1749569388">
                          <w:marLeft w:val="0"/>
                          <w:marRight w:val="0"/>
                          <w:marTop w:val="0"/>
                          <w:marBottom w:val="0"/>
                          <w:divBdr>
                            <w:top w:val="none" w:sz="0" w:space="0" w:color="auto"/>
                            <w:left w:val="none" w:sz="0" w:space="0" w:color="auto"/>
                            <w:bottom w:val="none" w:sz="0" w:space="0" w:color="auto"/>
                            <w:right w:val="none" w:sz="0" w:space="0" w:color="auto"/>
                          </w:divBdr>
                        </w:div>
                        <w:div w:id="2098866163">
                          <w:marLeft w:val="0"/>
                          <w:marRight w:val="0"/>
                          <w:marTop w:val="0"/>
                          <w:marBottom w:val="0"/>
                          <w:divBdr>
                            <w:top w:val="none" w:sz="0" w:space="0" w:color="auto"/>
                            <w:left w:val="none" w:sz="0" w:space="0" w:color="auto"/>
                            <w:bottom w:val="none" w:sz="0" w:space="0" w:color="auto"/>
                            <w:right w:val="none" w:sz="0" w:space="0" w:color="auto"/>
                          </w:divBdr>
                        </w:div>
                        <w:div w:id="521093391">
                          <w:marLeft w:val="0"/>
                          <w:marRight w:val="0"/>
                          <w:marTop w:val="0"/>
                          <w:marBottom w:val="0"/>
                          <w:divBdr>
                            <w:top w:val="none" w:sz="0" w:space="0" w:color="auto"/>
                            <w:left w:val="none" w:sz="0" w:space="0" w:color="auto"/>
                            <w:bottom w:val="none" w:sz="0" w:space="0" w:color="auto"/>
                            <w:right w:val="none" w:sz="0" w:space="0" w:color="auto"/>
                          </w:divBdr>
                        </w:div>
                        <w:div w:id="1933001802">
                          <w:marLeft w:val="0"/>
                          <w:marRight w:val="0"/>
                          <w:marTop w:val="0"/>
                          <w:marBottom w:val="0"/>
                          <w:divBdr>
                            <w:top w:val="none" w:sz="0" w:space="0" w:color="auto"/>
                            <w:left w:val="none" w:sz="0" w:space="0" w:color="auto"/>
                            <w:bottom w:val="none" w:sz="0" w:space="0" w:color="auto"/>
                            <w:right w:val="none" w:sz="0" w:space="0" w:color="auto"/>
                          </w:divBdr>
                        </w:div>
                        <w:div w:id="1966504732">
                          <w:marLeft w:val="0"/>
                          <w:marRight w:val="0"/>
                          <w:marTop w:val="0"/>
                          <w:marBottom w:val="0"/>
                          <w:divBdr>
                            <w:top w:val="none" w:sz="0" w:space="0" w:color="auto"/>
                            <w:left w:val="none" w:sz="0" w:space="0" w:color="auto"/>
                            <w:bottom w:val="none" w:sz="0" w:space="0" w:color="auto"/>
                            <w:right w:val="none" w:sz="0" w:space="0" w:color="auto"/>
                          </w:divBdr>
                        </w:div>
                        <w:div w:id="278269825">
                          <w:marLeft w:val="0"/>
                          <w:marRight w:val="0"/>
                          <w:marTop w:val="0"/>
                          <w:marBottom w:val="0"/>
                          <w:divBdr>
                            <w:top w:val="none" w:sz="0" w:space="0" w:color="auto"/>
                            <w:left w:val="none" w:sz="0" w:space="0" w:color="auto"/>
                            <w:bottom w:val="none" w:sz="0" w:space="0" w:color="auto"/>
                            <w:right w:val="none" w:sz="0" w:space="0" w:color="auto"/>
                          </w:divBdr>
                        </w:div>
                        <w:div w:id="1731343682">
                          <w:marLeft w:val="0"/>
                          <w:marRight w:val="0"/>
                          <w:marTop w:val="0"/>
                          <w:marBottom w:val="0"/>
                          <w:divBdr>
                            <w:top w:val="none" w:sz="0" w:space="0" w:color="auto"/>
                            <w:left w:val="none" w:sz="0" w:space="0" w:color="auto"/>
                            <w:bottom w:val="none" w:sz="0" w:space="0" w:color="auto"/>
                            <w:right w:val="none" w:sz="0" w:space="0" w:color="auto"/>
                          </w:divBdr>
                        </w:div>
                        <w:div w:id="971523311">
                          <w:marLeft w:val="0"/>
                          <w:marRight w:val="0"/>
                          <w:marTop w:val="0"/>
                          <w:marBottom w:val="0"/>
                          <w:divBdr>
                            <w:top w:val="none" w:sz="0" w:space="0" w:color="auto"/>
                            <w:left w:val="none" w:sz="0" w:space="0" w:color="auto"/>
                            <w:bottom w:val="none" w:sz="0" w:space="0" w:color="auto"/>
                            <w:right w:val="none" w:sz="0" w:space="0" w:color="auto"/>
                          </w:divBdr>
                        </w:div>
                        <w:div w:id="493496497">
                          <w:marLeft w:val="0"/>
                          <w:marRight w:val="0"/>
                          <w:marTop w:val="0"/>
                          <w:marBottom w:val="0"/>
                          <w:divBdr>
                            <w:top w:val="none" w:sz="0" w:space="0" w:color="auto"/>
                            <w:left w:val="none" w:sz="0" w:space="0" w:color="auto"/>
                            <w:bottom w:val="none" w:sz="0" w:space="0" w:color="auto"/>
                            <w:right w:val="none" w:sz="0" w:space="0" w:color="auto"/>
                          </w:divBdr>
                        </w:div>
                        <w:div w:id="744760770">
                          <w:marLeft w:val="0"/>
                          <w:marRight w:val="0"/>
                          <w:marTop w:val="0"/>
                          <w:marBottom w:val="0"/>
                          <w:divBdr>
                            <w:top w:val="none" w:sz="0" w:space="0" w:color="auto"/>
                            <w:left w:val="none" w:sz="0" w:space="0" w:color="auto"/>
                            <w:bottom w:val="none" w:sz="0" w:space="0" w:color="auto"/>
                            <w:right w:val="none" w:sz="0" w:space="0" w:color="auto"/>
                          </w:divBdr>
                        </w:div>
                        <w:div w:id="8527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776395">
          <w:marLeft w:val="0"/>
          <w:marRight w:val="0"/>
          <w:marTop w:val="0"/>
          <w:marBottom w:val="0"/>
          <w:divBdr>
            <w:top w:val="none" w:sz="0" w:space="0" w:color="auto"/>
            <w:left w:val="none" w:sz="0" w:space="0" w:color="auto"/>
            <w:bottom w:val="none" w:sz="0" w:space="0" w:color="auto"/>
            <w:right w:val="none" w:sz="0" w:space="0" w:color="auto"/>
          </w:divBdr>
        </w:div>
        <w:div w:id="796723628">
          <w:marLeft w:val="0"/>
          <w:marRight w:val="0"/>
          <w:marTop w:val="0"/>
          <w:marBottom w:val="0"/>
          <w:divBdr>
            <w:top w:val="none" w:sz="0" w:space="0" w:color="auto"/>
            <w:left w:val="none" w:sz="0" w:space="0" w:color="auto"/>
            <w:bottom w:val="none" w:sz="0" w:space="0" w:color="auto"/>
            <w:right w:val="none" w:sz="0" w:space="0" w:color="auto"/>
          </w:divBdr>
        </w:div>
        <w:div w:id="517501879">
          <w:marLeft w:val="0"/>
          <w:marRight w:val="0"/>
          <w:marTop w:val="0"/>
          <w:marBottom w:val="0"/>
          <w:divBdr>
            <w:top w:val="none" w:sz="0" w:space="0" w:color="auto"/>
            <w:left w:val="none" w:sz="0" w:space="0" w:color="auto"/>
            <w:bottom w:val="none" w:sz="0" w:space="0" w:color="auto"/>
            <w:right w:val="none" w:sz="0" w:space="0" w:color="auto"/>
          </w:divBdr>
        </w:div>
        <w:div w:id="1600022372">
          <w:marLeft w:val="0"/>
          <w:marRight w:val="0"/>
          <w:marTop w:val="0"/>
          <w:marBottom w:val="0"/>
          <w:divBdr>
            <w:top w:val="none" w:sz="0" w:space="0" w:color="auto"/>
            <w:left w:val="none" w:sz="0" w:space="0" w:color="auto"/>
            <w:bottom w:val="none" w:sz="0" w:space="0" w:color="auto"/>
            <w:right w:val="none" w:sz="0" w:space="0" w:color="auto"/>
          </w:divBdr>
        </w:div>
        <w:div w:id="213779049">
          <w:marLeft w:val="0"/>
          <w:marRight w:val="0"/>
          <w:marTop w:val="0"/>
          <w:marBottom w:val="0"/>
          <w:divBdr>
            <w:top w:val="none" w:sz="0" w:space="0" w:color="auto"/>
            <w:left w:val="none" w:sz="0" w:space="0" w:color="auto"/>
            <w:bottom w:val="none" w:sz="0" w:space="0" w:color="auto"/>
            <w:right w:val="none" w:sz="0" w:space="0" w:color="auto"/>
          </w:divBdr>
        </w:div>
        <w:div w:id="1902631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1132</Words>
  <Characters>6456</Characters>
  <Application>Microsoft Office Word</Application>
  <DocSecurity>0</DocSecurity>
  <Lines>53</Lines>
  <Paragraphs>15</Paragraphs>
  <ScaleCrop>false</ScaleCrop>
  <Company/>
  <LinksUpToDate>false</LinksUpToDate>
  <CharactersWithSpaces>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2025-12-08T02:39:00Z</dcterms:created>
  <dcterms:modified xsi:type="dcterms:W3CDTF">2025-12-08T02:40:00Z</dcterms:modified>
</cp:coreProperties>
</file>